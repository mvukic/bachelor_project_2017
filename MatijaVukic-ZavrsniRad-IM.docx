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232692109"/>
        <w:docPartObj>
          <w:docPartGallery w:val="Cover Pages"/>
          <w:docPartUnique/>
        </w:docPartObj>
      </w:sdtPr>
      <w:sdtEndPr>
        <w:rPr>
          <w:color w:val="auto"/>
          <w:sz w:val="24"/>
          <w:szCs w:val="24"/>
        </w:rPr>
      </w:sdtEndPr>
      <w:sdtContent>
        <w:p w14:paraId="077A62AD" w14:textId="73741C39" w:rsidR="00B475CE" w:rsidRPr="009B5C39" w:rsidRDefault="00B475CE" w:rsidP="00B475CE">
          <w:pPr>
            <w:jc w:val="center"/>
            <w:rPr>
              <w:rFonts w:ascii="Arial" w:hAnsi="Arial" w:cs="Arial"/>
              <w:sz w:val="28"/>
              <w:szCs w:val="28"/>
            </w:rPr>
          </w:pPr>
          <w:r w:rsidRPr="009B5C39">
            <w:rPr>
              <w:rFonts w:ascii="Arial" w:hAnsi="Arial" w:cs="Arial"/>
              <w:sz w:val="28"/>
              <w:szCs w:val="28"/>
            </w:rPr>
            <w:t>SVEUČILIŠTE U ZAGREBU</w:t>
          </w:r>
        </w:p>
        <w:p w14:paraId="7D282FD4" w14:textId="77777777" w:rsidR="00B475CE" w:rsidRPr="009B5C39" w:rsidRDefault="00B475CE" w:rsidP="00B475CE">
          <w:pPr>
            <w:jc w:val="center"/>
            <w:rPr>
              <w:rFonts w:ascii="Arial" w:hAnsi="Arial" w:cs="Arial"/>
              <w:b/>
              <w:sz w:val="28"/>
              <w:szCs w:val="28"/>
              <w:lang w:val="en-US"/>
            </w:rPr>
          </w:pPr>
          <w:r w:rsidRPr="009B5C39">
            <w:rPr>
              <w:rFonts w:ascii="Arial" w:hAnsi="Arial" w:cs="Arial"/>
              <w:b/>
              <w:sz w:val="28"/>
              <w:szCs w:val="28"/>
              <w:lang w:val="en-US"/>
            </w:rPr>
            <w:t>FAKULTET ELEKTROTEHNIKE I RAČUNALSTVA</w:t>
          </w:r>
        </w:p>
        <w:p w14:paraId="09BFE5EF" w14:textId="77777777" w:rsidR="00B475CE" w:rsidRDefault="00B475CE" w:rsidP="00B475CE">
          <w:pPr>
            <w:jc w:val="center"/>
            <w:rPr>
              <w:rFonts w:ascii="Arial" w:hAnsi="Arial" w:cs="Arial"/>
              <w:b/>
              <w:sz w:val="28"/>
              <w:szCs w:val="28"/>
              <w:lang w:val="en-US"/>
            </w:rPr>
          </w:pPr>
        </w:p>
        <w:p w14:paraId="21E4B680" w14:textId="77777777" w:rsidR="00B475CE" w:rsidRDefault="00B475CE" w:rsidP="00B475CE">
          <w:pPr>
            <w:jc w:val="center"/>
            <w:rPr>
              <w:rFonts w:ascii="Arial" w:hAnsi="Arial" w:cs="Arial"/>
              <w:b/>
              <w:sz w:val="28"/>
              <w:szCs w:val="28"/>
              <w:lang w:val="en-US"/>
            </w:rPr>
          </w:pPr>
        </w:p>
        <w:p w14:paraId="5E3A1A93" w14:textId="77777777" w:rsidR="00B475CE" w:rsidRDefault="00B475CE" w:rsidP="00B475CE">
          <w:pPr>
            <w:jc w:val="center"/>
            <w:rPr>
              <w:rFonts w:ascii="Arial" w:hAnsi="Arial" w:cs="Arial"/>
              <w:b/>
              <w:sz w:val="28"/>
              <w:szCs w:val="28"/>
              <w:lang w:val="en-US"/>
            </w:rPr>
          </w:pPr>
        </w:p>
        <w:p w14:paraId="761A5D94" w14:textId="77777777" w:rsidR="00B475CE" w:rsidRDefault="00B475CE" w:rsidP="00B475CE">
          <w:pPr>
            <w:jc w:val="center"/>
            <w:rPr>
              <w:rFonts w:ascii="Arial" w:hAnsi="Arial" w:cs="Arial"/>
              <w:b/>
              <w:sz w:val="28"/>
              <w:szCs w:val="28"/>
              <w:lang w:val="en-US"/>
            </w:rPr>
          </w:pPr>
        </w:p>
        <w:p w14:paraId="6C84F159" w14:textId="77777777" w:rsidR="00B475CE" w:rsidRDefault="00B475CE" w:rsidP="00B475CE">
          <w:pPr>
            <w:jc w:val="center"/>
            <w:rPr>
              <w:rFonts w:ascii="Arial" w:hAnsi="Arial" w:cs="Arial"/>
              <w:b/>
              <w:sz w:val="28"/>
              <w:szCs w:val="28"/>
              <w:lang w:val="en-US"/>
            </w:rPr>
          </w:pPr>
        </w:p>
        <w:p w14:paraId="432BC377" w14:textId="43A0928D" w:rsidR="00B475CE" w:rsidRDefault="00B475CE" w:rsidP="00B475CE">
          <w:pPr>
            <w:jc w:val="center"/>
            <w:rPr>
              <w:rFonts w:ascii="Arial" w:hAnsi="Arial" w:cs="Arial"/>
              <w:sz w:val="28"/>
              <w:szCs w:val="28"/>
              <w:lang w:val="en-US"/>
            </w:rPr>
          </w:pPr>
          <w:r>
            <w:rPr>
              <w:rFonts w:ascii="Arial" w:hAnsi="Arial" w:cs="Arial"/>
              <w:sz w:val="28"/>
              <w:szCs w:val="28"/>
              <w:lang w:val="en-US"/>
            </w:rPr>
            <w:t xml:space="preserve">ZAVRŠNI RAD br. </w:t>
          </w:r>
          <w:r w:rsidR="00F01199">
            <w:rPr>
              <w:rFonts w:ascii="Arial" w:hAnsi="Arial" w:cs="Arial"/>
              <w:sz w:val="28"/>
              <w:szCs w:val="28"/>
              <w:lang w:val="en-US"/>
            </w:rPr>
            <w:t>5045</w:t>
          </w:r>
        </w:p>
        <w:p w14:paraId="00F687DF" w14:textId="763AC0B4" w:rsidR="00B475CE" w:rsidRDefault="00B475CE" w:rsidP="00B475CE">
          <w:pPr>
            <w:jc w:val="center"/>
            <w:rPr>
              <w:rFonts w:ascii="Arial" w:hAnsi="Arial" w:cs="Arial"/>
              <w:b/>
              <w:sz w:val="40"/>
              <w:szCs w:val="40"/>
              <w:lang w:val="en-US"/>
            </w:rPr>
          </w:pPr>
          <w:r>
            <w:rPr>
              <w:rFonts w:ascii="Arial" w:hAnsi="Arial" w:cs="Arial"/>
              <w:b/>
              <w:sz w:val="40"/>
              <w:szCs w:val="40"/>
              <w:lang w:val="en-US"/>
            </w:rPr>
            <w:t>ESTIMACIJA RELATIVNE TRANSFORMACIJE IZMEĐU UPARENIH OČITANJA LASERSKOG SENZORA UDALJENOSTI</w:t>
          </w:r>
        </w:p>
        <w:p w14:paraId="0CC72F1C" w14:textId="77777777" w:rsidR="00B475CE" w:rsidRDefault="00B475CE" w:rsidP="00B475CE">
          <w:pPr>
            <w:jc w:val="center"/>
            <w:rPr>
              <w:rFonts w:ascii="Arial" w:hAnsi="Arial" w:cs="Arial"/>
              <w:sz w:val="28"/>
              <w:szCs w:val="28"/>
              <w:lang w:val="en-US"/>
            </w:rPr>
          </w:pPr>
        </w:p>
        <w:p w14:paraId="50670862" w14:textId="34C9E198" w:rsidR="00B475CE" w:rsidRDefault="00B475CE" w:rsidP="00B475CE">
          <w:pPr>
            <w:jc w:val="center"/>
            <w:rPr>
              <w:rFonts w:ascii="Arial" w:hAnsi="Arial" w:cs="Arial"/>
              <w:sz w:val="28"/>
              <w:szCs w:val="28"/>
              <w:lang w:val="en-US"/>
            </w:rPr>
          </w:pPr>
          <w:r w:rsidRPr="00B475CE">
            <w:rPr>
              <w:rFonts w:ascii="Arial" w:hAnsi="Arial" w:cs="Arial"/>
              <w:sz w:val="28"/>
              <w:szCs w:val="28"/>
              <w:lang w:val="en-US"/>
            </w:rPr>
            <w:t>Matija Vukić</w:t>
          </w:r>
        </w:p>
        <w:p w14:paraId="1BB97A52" w14:textId="77777777" w:rsidR="00B475CE" w:rsidRDefault="00B475CE" w:rsidP="00B475CE">
          <w:pPr>
            <w:jc w:val="center"/>
            <w:rPr>
              <w:rFonts w:ascii="Arial" w:hAnsi="Arial" w:cs="Arial"/>
              <w:sz w:val="28"/>
              <w:szCs w:val="28"/>
              <w:lang w:val="en-US"/>
            </w:rPr>
          </w:pPr>
        </w:p>
        <w:p w14:paraId="35966E5C" w14:textId="77777777" w:rsidR="00B475CE" w:rsidRDefault="00B475CE" w:rsidP="00B475CE">
          <w:pPr>
            <w:jc w:val="center"/>
            <w:rPr>
              <w:rFonts w:ascii="Arial" w:hAnsi="Arial" w:cs="Arial"/>
              <w:sz w:val="28"/>
              <w:szCs w:val="28"/>
              <w:lang w:val="en-US"/>
            </w:rPr>
          </w:pPr>
        </w:p>
        <w:p w14:paraId="67149FB4" w14:textId="77777777" w:rsidR="00B475CE" w:rsidRDefault="00B475CE" w:rsidP="00B475CE">
          <w:pPr>
            <w:jc w:val="center"/>
            <w:rPr>
              <w:rFonts w:ascii="Arial" w:hAnsi="Arial" w:cs="Arial"/>
              <w:sz w:val="28"/>
              <w:szCs w:val="28"/>
              <w:lang w:val="en-US"/>
            </w:rPr>
          </w:pPr>
        </w:p>
        <w:p w14:paraId="1D3FA5E4" w14:textId="77777777" w:rsidR="00B475CE" w:rsidRPr="009B5C39" w:rsidRDefault="00B475CE" w:rsidP="00B475CE">
          <w:pPr>
            <w:jc w:val="center"/>
            <w:rPr>
              <w:rFonts w:ascii="Arial" w:hAnsi="Arial" w:cs="Arial"/>
              <w:sz w:val="28"/>
              <w:szCs w:val="28"/>
            </w:rPr>
          </w:pPr>
        </w:p>
        <w:p w14:paraId="2DCBEC14" w14:textId="77777777" w:rsidR="00B475CE" w:rsidRDefault="00B475CE" w:rsidP="00B475CE">
          <w:pPr>
            <w:jc w:val="center"/>
            <w:rPr>
              <w:rFonts w:ascii="Arial" w:hAnsi="Arial" w:cs="Arial"/>
              <w:sz w:val="28"/>
              <w:szCs w:val="28"/>
              <w:lang w:val="en-US"/>
            </w:rPr>
          </w:pPr>
        </w:p>
        <w:p w14:paraId="032C835A" w14:textId="77777777" w:rsidR="00B475CE" w:rsidRDefault="00B475CE" w:rsidP="00B475CE">
          <w:pPr>
            <w:jc w:val="center"/>
            <w:rPr>
              <w:rFonts w:ascii="Arial" w:hAnsi="Arial" w:cs="Arial"/>
              <w:sz w:val="28"/>
              <w:szCs w:val="28"/>
              <w:lang w:val="en-US"/>
            </w:rPr>
          </w:pPr>
        </w:p>
        <w:p w14:paraId="5DB7BD21" w14:textId="77777777" w:rsidR="00B475CE" w:rsidRDefault="00B475CE" w:rsidP="00B475CE">
          <w:pPr>
            <w:jc w:val="center"/>
            <w:rPr>
              <w:rFonts w:ascii="Arial" w:hAnsi="Arial" w:cs="Arial"/>
              <w:sz w:val="28"/>
              <w:szCs w:val="28"/>
              <w:lang w:val="en-US"/>
            </w:rPr>
          </w:pPr>
        </w:p>
        <w:p w14:paraId="6CDF85FC" w14:textId="77777777" w:rsidR="00B475CE" w:rsidRDefault="00B475CE" w:rsidP="00B475CE">
          <w:pPr>
            <w:jc w:val="center"/>
            <w:rPr>
              <w:rFonts w:ascii="Arial" w:hAnsi="Arial" w:cs="Arial"/>
              <w:sz w:val="28"/>
              <w:szCs w:val="28"/>
              <w:lang w:val="en-US"/>
            </w:rPr>
          </w:pPr>
        </w:p>
        <w:p w14:paraId="56241413" w14:textId="77777777" w:rsidR="00B475CE" w:rsidRDefault="00B475CE" w:rsidP="00B475CE">
          <w:pPr>
            <w:jc w:val="center"/>
            <w:rPr>
              <w:rFonts w:ascii="Arial" w:hAnsi="Arial" w:cs="Arial"/>
              <w:sz w:val="28"/>
              <w:szCs w:val="28"/>
              <w:lang w:val="en-US"/>
            </w:rPr>
          </w:pPr>
        </w:p>
        <w:p w14:paraId="4122FCBC" w14:textId="09C6328F" w:rsidR="00B475CE" w:rsidRDefault="006770CE" w:rsidP="00B475CE">
          <w:pPr>
            <w:jc w:val="center"/>
            <w:rPr>
              <w:rFonts w:ascii="Arial" w:hAnsi="Arial" w:cs="Arial"/>
              <w:sz w:val="28"/>
              <w:szCs w:val="28"/>
              <w:lang w:val="en-US"/>
            </w:rPr>
          </w:pPr>
          <w:r>
            <w:rPr>
              <w:rFonts w:ascii="Arial" w:hAnsi="Arial" w:cs="Arial"/>
              <w:sz w:val="28"/>
              <w:szCs w:val="28"/>
              <w:lang w:val="en-US"/>
            </w:rPr>
            <w:t xml:space="preserve">Zagreb, </w:t>
          </w:r>
          <w:del w:id="0" w:author="Ivan Marković" w:date="2017-06-05T10:02:00Z">
            <w:r w:rsidR="00521532" w:rsidDel="00030705">
              <w:rPr>
                <w:rFonts w:ascii="Arial" w:hAnsi="Arial" w:cs="Arial"/>
                <w:sz w:val="28"/>
                <w:szCs w:val="28"/>
                <w:lang w:val="en-US"/>
              </w:rPr>
              <w:delText>Lipanj</w:delText>
            </w:r>
            <w:r w:rsidR="00B475CE" w:rsidDel="00030705">
              <w:rPr>
                <w:rFonts w:ascii="Arial" w:hAnsi="Arial" w:cs="Arial"/>
                <w:sz w:val="28"/>
                <w:szCs w:val="28"/>
                <w:lang w:val="en-US"/>
              </w:rPr>
              <w:delText xml:space="preserve"> </w:delText>
            </w:r>
          </w:del>
          <w:proofErr w:type="spellStart"/>
          <w:ins w:id="1" w:author="Ivan Marković" w:date="2017-06-05T10:02:00Z">
            <w:r w:rsidR="00030705">
              <w:rPr>
                <w:rFonts w:ascii="Arial" w:hAnsi="Arial" w:cs="Arial"/>
                <w:sz w:val="28"/>
                <w:szCs w:val="28"/>
                <w:lang w:val="en-US"/>
              </w:rPr>
              <w:t>l</w:t>
            </w:r>
            <w:r w:rsidR="00030705">
              <w:rPr>
                <w:rFonts w:ascii="Arial" w:hAnsi="Arial" w:cs="Arial"/>
                <w:sz w:val="28"/>
                <w:szCs w:val="28"/>
                <w:lang w:val="en-US"/>
              </w:rPr>
              <w:t>ipanj</w:t>
            </w:r>
            <w:proofErr w:type="spellEnd"/>
            <w:r w:rsidR="00030705">
              <w:rPr>
                <w:rFonts w:ascii="Arial" w:hAnsi="Arial" w:cs="Arial"/>
                <w:sz w:val="28"/>
                <w:szCs w:val="28"/>
                <w:lang w:val="en-US"/>
              </w:rPr>
              <w:t xml:space="preserve"> </w:t>
            </w:r>
          </w:ins>
          <w:r w:rsidR="00B475CE">
            <w:rPr>
              <w:rFonts w:ascii="Arial" w:hAnsi="Arial" w:cs="Arial"/>
              <w:sz w:val="28"/>
              <w:szCs w:val="28"/>
              <w:lang w:val="en-US"/>
            </w:rPr>
            <w:t>2017.</w:t>
          </w:r>
        </w:p>
        <w:p w14:paraId="226ED748" w14:textId="77777777" w:rsidR="006770CE" w:rsidRDefault="00531BEE">
          <w:pPr>
            <w:rPr>
              <w:sz w:val="24"/>
              <w:szCs w:val="24"/>
            </w:rPr>
          </w:pPr>
          <w:r>
            <w:rPr>
              <w:sz w:val="24"/>
              <w:szCs w:val="24"/>
            </w:rPr>
            <w:lastRenderedPageBreak/>
            <w:br w:type="page"/>
          </w:r>
        </w:p>
        <w:p w14:paraId="35CA1224" w14:textId="77777777" w:rsidR="00FD4A04" w:rsidRDefault="0025733C">
          <w:pPr>
            <w:rPr>
              <w:sz w:val="24"/>
              <w:szCs w:val="24"/>
            </w:rPr>
            <w:sectPr w:rsidR="00FD4A04" w:rsidSect="00EE6C3F">
              <w:footerReference w:type="default" r:id="rId8"/>
              <w:pgSz w:w="12240" w:h="15840"/>
              <w:pgMar w:top="1701" w:right="1701" w:bottom="1701" w:left="1985" w:header="720" w:footer="720" w:gutter="0"/>
              <w:pgNumType w:start="0"/>
              <w:cols w:space="720"/>
              <w:titlePg/>
              <w:docGrid w:linePitch="360"/>
            </w:sectPr>
          </w:pPr>
          <w:r>
            <w:rPr>
              <w:noProof/>
              <w:sz w:val="24"/>
              <w:szCs w:val="24"/>
              <w:lang w:eastAsia="hr-HR"/>
            </w:rPr>
            <w:lastRenderedPageBreak/>
            <w:drawing>
              <wp:inline distT="0" distB="0" distL="0" distR="0" wp14:anchorId="543C697F" wp14:editId="3F2C024C">
                <wp:extent cx="5791835" cy="7824996"/>
                <wp:effectExtent l="0" t="0" r="0" b="508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is rada.png"/>
                        <pic:cNvPicPr/>
                      </pic:nvPicPr>
                      <pic:blipFill>
                        <a:blip r:embed="rId9">
                          <a:extLst>
                            <a:ext uri="{28A0092B-C50C-407E-A947-70E740481C1C}">
                              <a14:useLocalDpi xmlns:a14="http://schemas.microsoft.com/office/drawing/2010/main" val="0"/>
                            </a:ext>
                          </a:extLst>
                        </a:blip>
                        <a:stretch>
                          <a:fillRect/>
                        </a:stretch>
                      </pic:blipFill>
                      <pic:spPr>
                        <a:xfrm>
                          <a:off x="0" y="0"/>
                          <a:ext cx="5791835" cy="7824996"/>
                        </a:xfrm>
                        <a:prstGeom prst="rect">
                          <a:avLst/>
                        </a:prstGeom>
                      </pic:spPr>
                    </pic:pic>
                  </a:graphicData>
                </a:graphic>
              </wp:inline>
            </w:drawing>
          </w:r>
        </w:p>
        <w:p w14:paraId="1C058B76" w14:textId="1BC6D445" w:rsidR="00070E24" w:rsidRDefault="00070E24">
          <w:pPr>
            <w:rPr>
              <w:sz w:val="24"/>
              <w:szCs w:val="24"/>
            </w:rPr>
          </w:pPr>
        </w:p>
        <w:sdt>
          <w:sdtPr>
            <w:rPr>
              <w:rFonts w:asciiTheme="minorHAnsi" w:eastAsiaTheme="minorHAnsi" w:hAnsiTheme="minorHAnsi" w:cstheme="minorBidi"/>
              <w:color w:val="auto"/>
              <w:sz w:val="22"/>
              <w:szCs w:val="22"/>
              <w:lang w:val="hr-HR"/>
            </w:rPr>
            <w:id w:val="-209346141"/>
            <w:docPartObj>
              <w:docPartGallery w:val="Table of Contents"/>
              <w:docPartUnique/>
            </w:docPartObj>
          </w:sdtPr>
          <w:sdtEndPr>
            <w:rPr>
              <w:b/>
              <w:bCs/>
            </w:rPr>
          </w:sdtEndPr>
          <w:sdtContent>
            <w:p w14:paraId="1BC40011" w14:textId="100A64A1" w:rsidR="00070E24" w:rsidRDefault="00070E24">
              <w:pPr>
                <w:pStyle w:val="TOCHeading"/>
              </w:pPr>
              <w:r>
                <w:rPr>
                  <w:lang w:val="hr-HR"/>
                </w:rPr>
                <w:t>Sadržaj</w:t>
              </w:r>
            </w:p>
            <w:commentRangeStart w:id="2"/>
            <w:p w14:paraId="00F84E5E" w14:textId="7E22E521" w:rsidR="00BB2CED" w:rsidRDefault="00070E24">
              <w:pPr>
                <w:pStyle w:val="TOC1"/>
                <w:tabs>
                  <w:tab w:val="left" w:pos="440"/>
                  <w:tab w:val="right" w:leader="dot" w:pos="9111"/>
                </w:tabs>
                <w:rPr>
                  <w:rFonts w:eastAsiaTheme="minorEastAsia"/>
                  <w:noProof/>
                  <w:lang w:val="en-US"/>
                </w:rPr>
              </w:pPr>
              <w:r>
                <w:fldChar w:fldCharType="begin"/>
              </w:r>
              <w:r>
                <w:instrText xml:space="preserve"> TOC \o "1-3" \h \z \u </w:instrText>
              </w:r>
              <w:r>
                <w:fldChar w:fldCharType="separate"/>
              </w:r>
              <w:hyperlink w:anchor="_Toc484018982" w:history="1">
                <w:r w:rsidR="00BB2CED" w:rsidRPr="001458C2">
                  <w:rPr>
                    <w:rStyle w:val="Hyperlink"/>
                    <w:noProof/>
                  </w:rPr>
                  <w:t>1.</w:t>
                </w:r>
                <w:r w:rsidR="00BB2CED">
                  <w:rPr>
                    <w:rFonts w:eastAsiaTheme="minorEastAsia"/>
                    <w:noProof/>
                    <w:lang w:val="en-US"/>
                  </w:rPr>
                  <w:tab/>
                </w:r>
                <w:r w:rsidR="00BB2CED" w:rsidRPr="001458C2">
                  <w:rPr>
                    <w:rStyle w:val="Hyperlink"/>
                    <w:noProof/>
                  </w:rPr>
                  <w:t>Uvod</w:t>
                </w:r>
                <w:r w:rsidR="00BB2CED">
                  <w:rPr>
                    <w:noProof/>
                    <w:webHidden/>
                  </w:rPr>
                  <w:tab/>
                </w:r>
                <w:r w:rsidR="00BB2CED">
                  <w:rPr>
                    <w:noProof/>
                    <w:webHidden/>
                  </w:rPr>
                  <w:fldChar w:fldCharType="begin"/>
                </w:r>
                <w:r w:rsidR="00BB2CED">
                  <w:rPr>
                    <w:noProof/>
                    <w:webHidden/>
                  </w:rPr>
                  <w:instrText xml:space="preserve"> PAGEREF _Toc484018982 \h </w:instrText>
                </w:r>
                <w:r w:rsidR="00BB2CED">
                  <w:rPr>
                    <w:noProof/>
                    <w:webHidden/>
                  </w:rPr>
                </w:r>
                <w:r w:rsidR="00BB2CED">
                  <w:rPr>
                    <w:noProof/>
                    <w:webHidden/>
                  </w:rPr>
                  <w:fldChar w:fldCharType="separate"/>
                </w:r>
                <w:r w:rsidR="00BB2CED">
                  <w:rPr>
                    <w:noProof/>
                    <w:webHidden/>
                  </w:rPr>
                  <w:t>2</w:t>
                </w:r>
                <w:r w:rsidR="00BB2CED">
                  <w:rPr>
                    <w:noProof/>
                    <w:webHidden/>
                  </w:rPr>
                  <w:fldChar w:fldCharType="end"/>
                </w:r>
              </w:hyperlink>
            </w:p>
            <w:p w14:paraId="50E3100A" w14:textId="09ADE63B" w:rsidR="00BB2CED" w:rsidRDefault="00B62FA4">
              <w:pPr>
                <w:pStyle w:val="TOC1"/>
                <w:tabs>
                  <w:tab w:val="left" w:pos="440"/>
                  <w:tab w:val="right" w:leader="dot" w:pos="9111"/>
                </w:tabs>
                <w:rPr>
                  <w:rFonts w:eastAsiaTheme="minorEastAsia"/>
                  <w:noProof/>
                  <w:lang w:val="en-US"/>
                </w:rPr>
              </w:pPr>
              <w:hyperlink w:anchor="_Toc484018983" w:history="1">
                <w:r w:rsidR="00BB2CED" w:rsidRPr="001458C2">
                  <w:rPr>
                    <w:rStyle w:val="Hyperlink"/>
                    <w:rFonts w:cs="Arial"/>
                    <w:noProof/>
                    <w:spacing w:val="5"/>
                  </w:rPr>
                  <w:t>2.</w:t>
                </w:r>
                <w:r w:rsidR="00BB2CED">
                  <w:rPr>
                    <w:rFonts w:eastAsiaTheme="minorEastAsia"/>
                    <w:noProof/>
                    <w:lang w:val="en-US"/>
                  </w:rPr>
                  <w:tab/>
                </w:r>
                <w:r w:rsidR="00BB2CED" w:rsidRPr="001458C2">
                  <w:rPr>
                    <w:rStyle w:val="Hyperlink"/>
                    <w:rFonts w:cs="Arial"/>
                    <w:noProof/>
                    <w:spacing w:val="5"/>
                  </w:rPr>
                  <w:t>Lokalizacija robota</w:t>
                </w:r>
                <w:r w:rsidR="00BB2CED">
                  <w:rPr>
                    <w:noProof/>
                    <w:webHidden/>
                  </w:rPr>
                  <w:tab/>
                </w:r>
                <w:r w:rsidR="00BB2CED">
                  <w:rPr>
                    <w:noProof/>
                    <w:webHidden/>
                  </w:rPr>
                  <w:fldChar w:fldCharType="begin"/>
                </w:r>
                <w:r w:rsidR="00BB2CED">
                  <w:rPr>
                    <w:noProof/>
                    <w:webHidden/>
                  </w:rPr>
                  <w:instrText xml:space="preserve"> PAGEREF _Toc484018983 \h </w:instrText>
                </w:r>
                <w:r w:rsidR="00BB2CED">
                  <w:rPr>
                    <w:noProof/>
                    <w:webHidden/>
                  </w:rPr>
                </w:r>
                <w:r w:rsidR="00BB2CED">
                  <w:rPr>
                    <w:noProof/>
                    <w:webHidden/>
                  </w:rPr>
                  <w:fldChar w:fldCharType="separate"/>
                </w:r>
                <w:r w:rsidR="00BB2CED">
                  <w:rPr>
                    <w:noProof/>
                    <w:webHidden/>
                  </w:rPr>
                  <w:t>3</w:t>
                </w:r>
                <w:r w:rsidR="00BB2CED">
                  <w:rPr>
                    <w:noProof/>
                    <w:webHidden/>
                  </w:rPr>
                  <w:fldChar w:fldCharType="end"/>
                </w:r>
              </w:hyperlink>
            </w:p>
            <w:p w14:paraId="31EB29B3" w14:textId="03B5589B" w:rsidR="00BB2CED" w:rsidRDefault="00B62FA4">
              <w:pPr>
                <w:pStyle w:val="TOC1"/>
                <w:tabs>
                  <w:tab w:val="left" w:pos="440"/>
                  <w:tab w:val="right" w:leader="dot" w:pos="9111"/>
                </w:tabs>
                <w:rPr>
                  <w:rFonts w:eastAsiaTheme="minorEastAsia"/>
                  <w:noProof/>
                  <w:lang w:val="en-US"/>
                </w:rPr>
              </w:pPr>
              <w:hyperlink w:anchor="_Toc484018984" w:history="1">
                <w:r w:rsidR="00BB2CED" w:rsidRPr="001458C2">
                  <w:rPr>
                    <w:rStyle w:val="Hyperlink"/>
                    <w:rFonts w:cs="Arial"/>
                    <w:noProof/>
                    <w:spacing w:val="5"/>
                  </w:rPr>
                  <w:t>3.</w:t>
                </w:r>
                <w:r w:rsidR="00BB2CED">
                  <w:rPr>
                    <w:rFonts w:eastAsiaTheme="minorEastAsia"/>
                    <w:noProof/>
                    <w:lang w:val="en-US"/>
                  </w:rPr>
                  <w:tab/>
                </w:r>
                <w:r w:rsidR="00BB2CED" w:rsidRPr="001458C2">
                  <w:rPr>
                    <w:rStyle w:val="Hyperlink"/>
                    <w:rFonts w:cs="Arial"/>
                    <w:noProof/>
                    <w:spacing w:val="5"/>
                  </w:rPr>
                  <w:t>Metode lokalizacije</w:t>
                </w:r>
                <w:r w:rsidR="00BB2CED">
                  <w:rPr>
                    <w:noProof/>
                    <w:webHidden/>
                  </w:rPr>
                  <w:tab/>
                </w:r>
                <w:r w:rsidR="00BB2CED">
                  <w:rPr>
                    <w:noProof/>
                    <w:webHidden/>
                  </w:rPr>
                  <w:fldChar w:fldCharType="begin"/>
                </w:r>
                <w:r w:rsidR="00BB2CED">
                  <w:rPr>
                    <w:noProof/>
                    <w:webHidden/>
                  </w:rPr>
                  <w:instrText xml:space="preserve"> PAGEREF _Toc484018984 \h </w:instrText>
                </w:r>
                <w:r w:rsidR="00BB2CED">
                  <w:rPr>
                    <w:noProof/>
                    <w:webHidden/>
                  </w:rPr>
                </w:r>
                <w:r w:rsidR="00BB2CED">
                  <w:rPr>
                    <w:noProof/>
                    <w:webHidden/>
                  </w:rPr>
                  <w:fldChar w:fldCharType="separate"/>
                </w:r>
                <w:r w:rsidR="00BB2CED">
                  <w:rPr>
                    <w:noProof/>
                    <w:webHidden/>
                  </w:rPr>
                  <w:t>4</w:t>
                </w:r>
                <w:r w:rsidR="00BB2CED">
                  <w:rPr>
                    <w:noProof/>
                    <w:webHidden/>
                  </w:rPr>
                  <w:fldChar w:fldCharType="end"/>
                </w:r>
              </w:hyperlink>
            </w:p>
            <w:p w14:paraId="25AB83B5" w14:textId="6B810FD5" w:rsidR="00BB2CED" w:rsidRDefault="00B62FA4">
              <w:pPr>
                <w:pStyle w:val="TOC1"/>
                <w:tabs>
                  <w:tab w:val="left" w:pos="440"/>
                  <w:tab w:val="right" w:leader="dot" w:pos="9111"/>
                </w:tabs>
                <w:rPr>
                  <w:rFonts w:eastAsiaTheme="minorEastAsia"/>
                  <w:noProof/>
                  <w:lang w:val="en-US"/>
                </w:rPr>
              </w:pPr>
              <w:hyperlink w:anchor="_Toc484018985" w:history="1">
                <w:r w:rsidR="00BB2CED" w:rsidRPr="001458C2">
                  <w:rPr>
                    <w:rStyle w:val="Hyperlink"/>
                    <w:rFonts w:cs="Arial"/>
                    <w:noProof/>
                    <w:spacing w:val="5"/>
                  </w:rPr>
                  <w:t>4.</w:t>
                </w:r>
                <w:r w:rsidR="00BB2CED">
                  <w:rPr>
                    <w:rFonts w:eastAsiaTheme="minorEastAsia"/>
                    <w:noProof/>
                    <w:lang w:val="en-US"/>
                  </w:rPr>
                  <w:tab/>
                </w:r>
                <w:r w:rsidR="00BB2CED" w:rsidRPr="001458C2">
                  <w:rPr>
                    <w:rStyle w:val="Hyperlink"/>
                    <w:rFonts w:cs="Arial"/>
                    <w:noProof/>
                    <w:spacing w:val="5"/>
                  </w:rPr>
                  <w:t>Odometrija</w:t>
                </w:r>
                <w:r w:rsidR="00BB2CED">
                  <w:rPr>
                    <w:noProof/>
                    <w:webHidden/>
                  </w:rPr>
                  <w:tab/>
                </w:r>
                <w:r w:rsidR="00BB2CED">
                  <w:rPr>
                    <w:noProof/>
                    <w:webHidden/>
                  </w:rPr>
                  <w:fldChar w:fldCharType="begin"/>
                </w:r>
                <w:r w:rsidR="00BB2CED">
                  <w:rPr>
                    <w:noProof/>
                    <w:webHidden/>
                  </w:rPr>
                  <w:instrText xml:space="preserve"> PAGEREF _Toc484018985 \h </w:instrText>
                </w:r>
                <w:r w:rsidR="00BB2CED">
                  <w:rPr>
                    <w:noProof/>
                    <w:webHidden/>
                  </w:rPr>
                </w:r>
                <w:r w:rsidR="00BB2CED">
                  <w:rPr>
                    <w:noProof/>
                    <w:webHidden/>
                  </w:rPr>
                  <w:fldChar w:fldCharType="separate"/>
                </w:r>
                <w:r w:rsidR="00BB2CED">
                  <w:rPr>
                    <w:noProof/>
                    <w:webHidden/>
                  </w:rPr>
                  <w:t>6</w:t>
                </w:r>
                <w:r w:rsidR="00BB2CED">
                  <w:rPr>
                    <w:noProof/>
                    <w:webHidden/>
                  </w:rPr>
                  <w:fldChar w:fldCharType="end"/>
                </w:r>
              </w:hyperlink>
            </w:p>
            <w:p w14:paraId="3FE87BC3" w14:textId="3642B631" w:rsidR="00BB2CED" w:rsidRDefault="00B62FA4">
              <w:pPr>
                <w:pStyle w:val="TOC1"/>
                <w:tabs>
                  <w:tab w:val="left" w:pos="440"/>
                  <w:tab w:val="right" w:leader="dot" w:pos="9111"/>
                </w:tabs>
                <w:rPr>
                  <w:rFonts w:eastAsiaTheme="minorEastAsia"/>
                  <w:noProof/>
                  <w:lang w:val="en-US"/>
                </w:rPr>
              </w:pPr>
              <w:hyperlink w:anchor="_Toc484018986" w:history="1">
                <w:r w:rsidR="00BB2CED" w:rsidRPr="001458C2">
                  <w:rPr>
                    <w:rStyle w:val="Hyperlink"/>
                    <w:rFonts w:cs="Arial"/>
                    <w:noProof/>
                    <w:spacing w:val="5"/>
                  </w:rPr>
                  <w:t>5.</w:t>
                </w:r>
                <w:r w:rsidR="00BB2CED">
                  <w:rPr>
                    <w:rFonts w:eastAsiaTheme="minorEastAsia"/>
                    <w:noProof/>
                    <w:lang w:val="en-US"/>
                  </w:rPr>
                  <w:tab/>
                </w:r>
                <w:r w:rsidR="00BB2CED" w:rsidRPr="001458C2">
                  <w:rPr>
                    <w:rStyle w:val="Hyperlink"/>
                    <w:rFonts w:cs="Arial"/>
                    <w:noProof/>
                    <w:spacing w:val="5"/>
                  </w:rPr>
                  <w:t>Korelacija histograma</w:t>
                </w:r>
                <w:r w:rsidR="00BB2CED">
                  <w:rPr>
                    <w:noProof/>
                    <w:webHidden/>
                  </w:rPr>
                  <w:tab/>
                </w:r>
                <w:r w:rsidR="00BB2CED">
                  <w:rPr>
                    <w:noProof/>
                    <w:webHidden/>
                  </w:rPr>
                  <w:fldChar w:fldCharType="begin"/>
                </w:r>
                <w:r w:rsidR="00BB2CED">
                  <w:rPr>
                    <w:noProof/>
                    <w:webHidden/>
                  </w:rPr>
                  <w:instrText xml:space="preserve"> PAGEREF _Toc484018986 \h </w:instrText>
                </w:r>
                <w:r w:rsidR="00BB2CED">
                  <w:rPr>
                    <w:noProof/>
                    <w:webHidden/>
                  </w:rPr>
                </w:r>
                <w:r w:rsidR="00BB2CED">
                  <w:rPr>
                    <w:noProof/>
                    <w:webHidden/>
                  </w:rPr>
                  <w:fldChar w:fldCharType="separate"/>
                </w:r>
                <w:r w:rsidR="00BB2CED">
                  <w:rPr>
                    <w:noProof/>
                    <w:webHidden/>
                  </w:rPr>
                  <w:t>8</w:t>
                </w:r>
                <w:r w:rsidR="00BB2CED">
                  <w:rPr>
                    <w:noProof/>
                    <w:webHidden/>
                  </w:rPr>
                  <w:fldChar w:fldCharType="end"/>
                </w:r>
              </w:hyperlink>
            </w:p>
            <w:p w14:paraId="54E0CCD8" w14:textId="6C1983B1" w:rsidR="00BB2CED" w:rsidRDefault="00B62FA4">
              <w:pPr>
                <w:pStyle w:val="TOC1"/>
                <w:tabs>
                  <w:tab w:val="left" w:pos="440"/>
                  <w:tab w:val="right" w:leader="dot" w:pos="9111"/>
                </w:tabs>
                <w:rPr>
                  <w:rFonts w:eastAsiaTheme="minorEastAsia"/>
                  <w:noProof/>
                  <w:lang w:val="en-US"/>
                </w:rPr>
              </w:pPr>
              <w:hyperlink w:anchor="_Toc484018987" w:history="1">
                <w:r w:rsidR="00BB2CED" w:rsidRPr="001458C2">
                  <w:rPr>
                    <w:rStyle w:val="Hyperlink"/>
                    <w:rFonts w:cs="Arial"/>
                    <w:noProof/>
                    <w:spacing w:val="5"/>
                  </w:rPr>
                  <w:t>6.</w:t>
                </w:r>
                <w:r w:rsidR="00BB2CED">
                  <w:rPr>
                    <w:rFonts w:eastAsiaTheme="minorEastAsia"/>
                    <w:noProof/>
                    <w:lang w:val="en-US"/>
                  </w:rPr>
                  <w:tab/>
                </w:r>
                <w:r w:rsidR="00BB2CED" w:rsidRPr="001458C2">
                  <w:rPr>
                    <w:rStyle w:val="Hyperlink"/>
                    <w:rFonts w:cs="Arial"/>
                    <w:noProof/>
                    <w:spacing w:val="5"/>
                  </w:rPr>
                  <w:t>Alati</w:t>
                </w:r>
                <w:r w:rsidR="00BB2CED">
                  <w:rPr>
                    <w:noProof/>
                    <w:webHidden/>
                  </w:rPr>
                  <w:tab/>
                </w:r>
                <w:r w:rsidR="00BB2CED">
                  <w:rPr>
                    <w:noProof/>
                    <w:webHidden/>
                  </w:rPr>
                  <w:fldChar w:fldCharType="begin"/>
                </w:r>
                <w:r w:rsidR="00BB2CED">
                  <w:rPr>
                    <w:noProof/>
                    <w:webHidden/>
                  </w:rPr>
                  <w:instrText xml:space="preserve"> PAGEREF _Toc484018987 \h </w:instrText>
                </w:r>
                <w:r w:rsidR="00BB2CED">
                  <w:rPr>
                    <w:noProof/>
                    <w:webHidden/>
                  </w:rPr>
                </w:r>
                <w:r w:rsidR="00BB2CED">
                  <w:rPr>
                    <w:noProof/>
                    <w:webHidden/>
                  </w:rPr>
                  <w:fldChar w:fldCharType="separate"/>
                </w:r>
                <w:r w:rsidR="00BB2CED">
                  <w:rPr>
                    <w:noProof/>
                    <w:webHidden/>
                  </w:rPr>
                  <w:t>10</w:t>
                </w:r>
                <w:r w:rsidR="00BB2CED">
                  <w:rPr>
                    <w:noProof/>
                    <w:webHidden/>
                  </w:rPr>
                  <w:fldChar w:fldCharType="end"/>
                </w:r>
              </w:hyperlink>
            </w:p>
            <w:p w14:paraId="4F1F4E9D" w14:textId="2A3C40B0" w:rsidR="00BB2CED" w:rsidRDefault="00B62FA4">
              <w:pPr>
                <w:pStyle w:val="TOC1"/>
                <w:tabs>
                  <w:tab w:val="left" w:pos="660"/>
                  <w:tab w:val="right" w:leader="dot" w:pos="9111"/>
                </w:tabs>
                <w:rPr>
                  <w:rFonts w:eastAsiaTheme="minorEastAsia"/>
                  <w:noProof/>
                  <w:lang w:val="en-US"/>
                </w:rPr>
              </w:pPr>
              <w:hyperlink w:anchor="_Toc484018988" w:history="1">
                <w:r w:rsidR="00BB2CED" w:rsidRPr="001458C2">
                  <w:rPr>
                    <w:rStyle w:val="Hyperlink"/>
                    <w:rFonts w:cs="Arial"/>
                    <w:noProof/>
                    <w:spacing w:val="5"/>
                  </w:rPr>
                  <w:t>6.1.</w:t>
                </w:r>
                <w:r w:rsidR="00BB2CED">
                  <w:rPr>
                    <w:rFonts w:eastAsiaTheme="minorEastAsia"/>
                    <w:noProof/>
                    <w:lang w:val="en-US"/>
                  </w:rPr>
                  <w:tab/>
                </w:r>
                <w:r w:rsidR="00BB2CED" w:rsidRPr="001458C2">
                  <w:rPr>
                    <w:rStyle w:val="Hyperlink"/>
                    <w:rFonts w:cs="Arial"/>
                    <w:noProof/>
                    <w:spacing w:val="5"/>
                  </w:rPr>
                  <w:t>ROS – Robotski Operacijski Sustav</w:t>
                </w:r>
                <w:r w:rsidR="00BB2CED">
                  <w:rPr>
                    <w:noProof/>
                    <w:webHidden/>
                  </w:rPr>
                  <w:tab/>
                </w:r>
                <w:r w:rsidR="00BB2CED">
                  <w:rPr>
                    <w:noProof/>
                    <w:webHidden/>
                  </w:rPr>
                  <w:fldChar w:fldCharType="begin"/>
                </w:r>
                <w:r w:rsidR="00BB2CED">
                  <w:rPr>
                    <w:noProof/>
                    <w:webHidden/>
                  </w:rPr>
                  <w:instrText xml:space="preserve"> PAGEREF _Toc484018988 \h </w:instrText>
                </w:r>
                <w:r w:rsidR="00BB2CED">
                  <w:rPr>
                    <w:noProof/>
                    <w:webHidden/>
                  </w:rPr>
                </w:r>
                <w:r w:rsidR="00BB2CED">
                  <w:rPr>
                    <w:noProof/>
                    <w:webHidden/>
                  </w:rPr>
                  <w:fldChar w:fldCharType="separate"/>
                </w:r>
                <w:r w:rsidR="00BB2CED">
                  <w:rPr>
                    <w:noProof/>
                    <w:webHidden/>
                  </w:rPr>
                  <w:t>10</w:t>
                </w:r>
                <w:r w:rsidR="00BB2CED">
                  <w:rPr>
                    <w:noProof/>
                    <w:webHidden/>
                  </w:rPr>
                  <w:fldChar w:fldCharType="end"/>
                </w:r>
              </w:hyperlink>
            </w:p>
            <w:p w14:paraId="7F17B632" w14:textId="12B7127A" w:rsidR="00BB2CED" w:rsidRDefault="00B62FA4">
              <w:pPr>
                <w:pStyle w:val="TOC1"/>
                <w:tabs>
                  <w:tab w:val="left" w:pos="660"/>
                  <w:tab w:val="right" w:leader="dot" w:pos="9111"/>
                </w:tabs>
                <w:rPr>
                  <w:rFonts w:eastAsiaTheme="minorEastAsia"/>
                  <w:noProof/>
                  <w:lang w:val="en-US"/>
                </w:rPr>
              </w:pPr>
              <w:hyperlink w:anchor="_Toc484018989" w:history="1">
                <w:r w:rsidR="00BB2CED" w:rsidRPr="001458C2">
                  <w:rPr>
                    <w:rStyle w:val="Hyperlink"/>
                    <w:rFonts w:cs="Arial"/>
                    <w:noProof/>
                    <w:spacing w:val="5"/>
                  </w:rPr>
                  <w:t>6.2.</w:t>
                </w:r>
                <w:r w:rsidR="00BB2CED">
                  <w:rPr>
                    <w:rFonts w:eastAsiaTheme="minorEastAsia"/>
                    <w:noProof/>
                    <w:lang w:val="en-US"/>
                  </w:rPr>
                  <w:tab/>
                </w:r>
                <w:r w:rsidR="00BB2CED" w:rsidRPr="001458C2">
                  <w:rPr>
                    <w:rStyle w:val="Hyperlink"/>
                    <w:rFonts w:cs="Arial"/>
                    <w:noProof/>
                    <w:spacing w:val="5"/>
                  </w:rPr>
                  <w:t>Python</w:t>
                </w:r>
                <w:r w:rsidR="00BB2CED">
                  <w:rPr>
                    <w:noProof/>
                    <w:webHidden/>
                  </w:rPr>
                  <w:tab/>
                </w:r>
                <w:r w:rsidR="00BB2CED">
                  <w:rPr>
                    <w:noProof/>
                    <w:webHidden/>
                  </w:rPr>
                  <w:fldChar w:fldCharType="begin"/>
                </w:r>
                <w:r w:rsidR="00BB2CED">
                  <w:rPr>
                    <w:noProof/>
                    <w:webHidden/>
                  </w:rPr>
                  <w:instrText xml:space="preserve"> PAGEREF _Toc484018989 \h </w:instrText>
                </w:r>
                <w:r w:rsidR="00BB2CED">
                  <w:rPr>
                    <w:noProof/>
                    <w:webHidden/>
                  </w:rPr>
                </w:r>
                <w:r w:rsidR="00BB2CED">
                  <w:rPr>
                    <w:noProof/>
                    <w:webHidden/>
                  </w:rPr>
                  <w:fldChar w:fldCharType="separate"/>
                </w:r>
                <w:r w:rsidR="00BB2CED">
                  <w:rPr>
                    <w:noProof/>
                    <w:webHidden/>
                  </w:rPr>
                  <w:t>15</w:t>
                </w:r>
                <w:r w:rsidR="00BB2CED">
                  <w:rPr>
                    <w:noProof/>
                    <w:webHidden/>
                  </w:rPr>
                  <w:fldChar w:fldCharType="end"/>
                </w:r>
              </w:hyperlink>
            </w:p>
            <w:p w14:paraId="4BB5A236" w14:textId="5005245A" w:rsidR="00BB2CED" w:rsidRDefault="00B62FA4">
              <w:pPr>
                <w:pStyle w:val="TOC1"/>
                <w:tabs>
                  <w:tab w:val="left" w:pos="660"/>
                  <w:tab w:val="right" w:leader="dot" w:pos="9111"/>
                </w:tabs>
                <w:rPr>
                  <w:rFonts w:eastAsiaTheme="minorEastAsia"/>
                  <w:noProof/>
                  <w:lang w:val="en-US"/>
                </w:rPr>
              </w:pPr>
              <w:hyperlink w:anchor="_Toc484018990" w:history="1">
                <w:r w:rsidR="00BB2CED" w:rsidRPr="001458C2">
                  <w:rPr>
                    <w:rStyle w:val="Hyperlink"/>
                    <w:rFonts w:cs="Arial"/>
                    <w:noProof/>
                  </w:rPr>
                  <w:t>6.3.</w:t>
                </w:r>
                <w:r w:rsidR="00BB2CED">
                  <w:rPr>
                    <w:rFonts w:eastAsiaTheme="minorEastAsia"/>
                    <w:noProof/>
                    <w:lang w:val="en-US"/>
                  </w:rPr>
                  <w:tab/>
                </w:r>
                <w:r w:rsidR="00BB2CED" w:rsidRPr="001458C2">
                  <w:rPr>
                    <w:rStyle w:val="Hyperlink"/>
                    <w:rFonts w:cs="Arial"/>
                    <w:noProof/>
                    <w:spacing w:val="5"/>
                  </w:rPr>
                  <w:t>Operacijski sustav Ubuntu</w:t>
                </w:r>
                <w:r w:rsidR="00BB2CED">
                  <w:rPr>
                    <w:noProof/>
                    <w:webHidden/>
                  </w:rPr>
                  <w:tab/>
                </w:r>
                <w:r w:rsidR="00BB2CED">
                  <w:rPr>
                    <w:noProof/>
                    <w:webHidden/>
                  </w:rPr>
                  <w:fldChar w:fldCharType="begin"/>
                </w:r>
                <w:r w:rsidR="00BB2CED">
                  <w:rPr>
                    <w:noProof/>
                    <w:webHidden/>
                  </w:rPr>
                  <w:instrText xml:space="preserve"> PAGEREF _Toc484018990 \h </w:instrText>
                </w:r>
                <w:r w:rsidR="00BB2CED">
                  <w:rPr>
                    <w:noProof/>
                    <w:webHidden/>
                  </w:rPr>
                </w:r>
                <w:r w:rsidR="00BB2CED">
                  <w:rPr>
                    <w:noProof/>
                    <w:webHidden/>
                  </w:rPr>
                  <w:fldChar w:fldCharType="separate"/>
                </w:r>
                <w:r w:rsidR="00BB2CED">
                  <w:rPr>
                    <w:noProof/>
                    <w:webHidden/>
                  </w:rPr>
                  <w:t>16</w:t>
                </w:r>
                <w:r w:rsidR="00BB2CED">
                  <w:rPr>
                    <w:noProof/>
                    <w:webHidden/>
                  </w:rPr>
                  <w:fldChar w:fldCharType="end"/>
                </w:r>
              </w:hyperlink>
            </w:p>
            <w:p w14:paraId="121CC9D0" w14:textId="77442EB5" w:rsidR="00BB2CED" w:rsidRDefault="00B62FA4">
              <w:pPr>
                <w:pStyle w:val="TOC1"/>
                <w:tabs>
                  <w:tab w:val="left" w:pos="440"/>
                  <w:tab w:val="right" w:leader="dot" w:pos="9111"/>
                </w:tabs>
                <w:rPr>
                  <w:rFonts w:eastAsiaTheme="minorEastAsia"/>
                  <w:noProof/>
                  <w:lang w:val="en-US"/>
                </w:rPr>
              </w:pPr>
              <w:hyperlink w:anchor="_Toc484018991" w:history="1">
                <w:r w:rsidR="00BB2CED" w:rsidRPr="001458C2">
                  <w:rPr>
                    <w:rStyle w:val="Hyperlink"/>
                    <w:rFonts w:cs="Arial"/>
                    <w:noProof/>
                    <w:spacing w:val="5"/>
                  </w:rPr>
                  <w:t>7.</w:t>
                </w:r>
                <w:r w:rsidR="00BB2CED">
                  <w:rPr>
                    <w:rFonts w:eastAsiaTheme="minorEastAsia"/>
                    <w:noProof/>
                    <w:lang w:val="en-US"/>
                  </w:rPr>
                  <w:tab/>
                </w:r>
                <w:r w:rsidR="00BB2CED" w:rsidRPr="001458C2">
                  <w:rPr>
                    <w:rStyle w:val="Hyperlink"/>
                    <w:rFonts w:cs="Arial"/>
                    <w:noProof/>
                    <w:spacing w:val="5"/>
                  </w:rPr>
                  <w:t>Opis problema</w:t>
                </w:r>
                <w:r w:rsidR="00BB2CED">
                  <w:rPr>
                    <w:noProof/>
                    <w:webHidden/>
                  </w:rPr>
                  <w:tab/>
                </w:r>
                <w:r w:rsidR="00BB2CED">
                  <w:rPr>
                    <w:noProof/>
                    <w:webHidden/>
                  </w:rPr>
                  <w:fldChar w:fldCharType="begin"/>
                </w:r>
                <w:r w:rsidR="00BB2CED">
                  <w:rPr>
                    <w:noProof/>
                    <w:webHidden/>
                  </w:rPr>
                  <w:instrText xml:space="preserve"> PAGEREF _Toc484018991 \h </w:instrText>
                </w:r>
                <w:r w:rsidR="00BB2CED">
                  <w:rPr>
                    <w:noProof/>
                    <w:webHidden/>
                  </w:rPr>
                </w:r>
                <w:r w:rsidR="00BB2CED">
                  <w:rPr>
                    <w:noProof/>
                    <w:webHidden/>
                  </w:rPr>
                  <w:fldChar w:fldCharType="separate"/>
                </w:r>
                <w:r w:rsidR="00BB2CED">
                  <w:rPr>
                    <w:noProof/>
                    <w:webHidden/>
                  </w:rPr>
                  <w:t>16</w:t>
                </w:r>
                <w:r w:rsidR="00BB2CED">
                  <w:rPr>
                    <w:noProof/>
                    <w:webHidden/>
                  </w:rPr>
                  <w:fldChar w:fldCharType="end"/>
                </w:r>
              </w:hyperlink>
            </w:p>
            <w:p w14:paraId="7576DC05" w14:textId="364BE03A" w:rsidR="00BB2CED" w:rsidRDefault="00B62FA4">
              <w:pPr>
                <w:pStyle w:val="TOC1"/>
                <w:tabs>
                  <w:tab w:val="left" w:pos="440"/>
                  <w:tab w:val="right" w:leader="dot" w:pos="9111"/>
                </w:tabs>
                <w:rPr>
                  <w:rFonts w:eastAsiaTheme="minorEastAsia"/>
                  <w:noProof/>
                  <w:lang w:val="en-US"/>
                </w:rPr>
              </w:pPr>
              <w:hyperlink w:anchor="_Toc484018992" w:history="1">
                <w:r w:rsidR="00BB2CED" w:rsidRPr="001458C2">
                  <w:rPr>
                    <w:rStyle w:val="Hyperlink"/>
                    <w:rFonts w:cs="Arial"/>
                    <w:noProof/>
                    <w:spacing w:val="5"/>
                  </w:rPr>
                  <w:t>8.</w:t>
                </w:r>
                <w:r w:rsidR="00BB2CED">
                  <w:rPr>
                    <w:rFonts w:eastAsiaTheme="minorEastAsia"/>
                    <w:noProof/>
                    <w:lang w:val="en-US"/>
                  </w:rPr>
                  <w:tab/>
                </w:r>
                <w:r w:rsidR="00BB2CED" w:rsidRPr="001458C2">
                  <w:rPr>
                    <w:rStyle w:val="Hyperlink"/>
                    <w:rFonts w:cs="Arial"/>
                    <w:noProof/>
                    <w:spacing w:val="5"/>
                  </w:rPr>
                  <w:t>Opis okruženja i algoritma</w:t>
                </w:r>
                <w:r w:rsidR="00BB2CED">
                  <w:rPr>
                    <w:noProof/>
                    <w:webHidden/>
                  </w:rPr>
                  <w:tab/>
                </w:r>
                <w:r w:rsidR="00BB2CED">
                  <w:rPr>
                    <w:noProof/>
                    <w:webHidden/>
                  </w:rPr>
                  <w:fldChar w:fldCharType="begin"/>
                </w:r>
                <w:r w:rsidR="00BB2CED">
                  <w:rPr>
                    <w:noProof/>
                    <w:webHidden/>
                  </w:rPr>
                  <w:instrText xml:space="preserve"> PAGEREF _Toc484018992 \h </w:instrText>
                </w:r>
                <w:r w:rsidR="00BB2CED">
                  <w:rPr>
                    <w:noProof/>
                    <w:webHidden/>
                  </w:rPr>
                </w:r>
                <w:r w:rsidR="00BB2CED">
                  <w:rPr>
                    <w:noProof/>
                    <w:webHidden/>
                  </w:rPr>
                  <w:fldChar w:fldCharType="separate"/>
                </w:r>
                <w:r w:rsidR="00BB2CED">
                  <w:rPr>
                    <w:noProof/>
                    <w:webHidden/>
                  </w:rPr>
                  <w:t>18</w:t>
                </w:r>
                <w:r w:rsidR="00BB2CED">
                  <w:rPr>
                    <w:noProof/>
                    <w:webHidden/>
                  </w:rPr>
                  <w:fldChar w:fldCharType="end"/>
                </w:r>
              </w:hyperlink>
            </w:p>
            <w:p w14:paraId="6BE39324" w14:textId="25F6FE4F" w:rsidR="00BB2CED" w:rsidRDefault="00B62FA4">
              <w:pPr>
                <w:pStyle w:val="TOC1"/>
                <w:tabs>
                  <w:tab w:val="left" w:pos="660"/>
                  <w:tab w:val="right" w:leader="dot" w:pos="9111"/>
                </w:tabs>
                <w:rPr>
                  <w:rFonts w:eastAsiaTheme="minorEastAsia"/>
                  <w:noProof/>
                  <w:lang w:val="en-US"/>
                </w:rPr>
              </w:pPr>
              <w:hyperlink w:anchor="_Toc484018993" w:history="1">
                <w:r w:rsidR="00BB2CED" w:rsidRPr="001458C2">
                  <w:rPr>
                    <w:rStyle w:val="Hyperlink"/>
                    <w:rFonts w:cs="Arial"/>
                    <w:noProof/>
                    <w:spacing w:val="5"/>
                  </w:rPr>
                  <w:t>8.1.</w:t>
                </w:r>
                <w:r w:rsidR="00BB2CED">
                  <w:rPr>
                    <w:rFonts w:eastAsiaTheme="minorEastAsia"/>
                    <w:noProof/>
                    <w:lang w:val="en-US"/>
                  </w:rPr>
                  <w:tab/>
                </w:r>
                <w:r w:rsidR="00BB2CED" w:rsidRPr="001458C2">
                  <w:rPr>
                    <w:rStyle w:val="Hyperlink"/>
                    <w:rFonts w:cs="Arial"/>
                    <w:noProof/>
                    <w:spacing w:val="5"/>
                  </w:rPr>
                  <w:t>Opis mape, robota i poruka</w:t>
                </w:r>
                <w:r w:rsidR="00BB2CED">
                  <w:rPr>
                    <w:noProof/>
                    <w:webHidden/>
                  </w:rPr>
                  <w:tab/>
                </w:r>
                <w:r w:rsidR="00BB2CED">
                  <w:rPr>
                    <w:noProof/>
                    <w:webHidden/>
                  </w:rPr>
                  <w:fldChar w:fldCharType="begin"/>
                </w:r>
                <w:r w:rsidR="00BB2CED">
                  <w:rPr>
                    <w:noProof/>
                    <w:webHidden/>
                  </w:rPr>
                  <w:instrText xml:space="preserve"> PAGEREF _Toc484018993 \h </w:instrText>
                </w:r>
                <w:r w:rsidR="00BB2CED">
                  <w:rPr>
                    <w:noProof/>
                    <w:webHidden/>
                  </w:rPr>
                </w:r>
                <w:r w:rsidR="00BB2CED">
                  <w:rPr>
                    <w:noProof/>
                    <w:webHidden/>
                  </w:rPr>
                  <w:fldChar w:fldCharType="separate"/>
                </w:r>
                <w:r w:rsidR="00BB2CED">
                  <w:rPr>
                    <w:noProof/>
                    <w:webHidden/>
                  </w:rPr>
                  <w:t>18</w:t>
                </w:r>
                <w:r w:rsidR="00BB2CED">
                  <w:rPr>
                    <w:noProof/>
                    <w:webHidden/>
                  </w:rPr>
                  <w:fldChar w:fldCharType="end"/>
                </w:r>
              </w:hyperlink>
            </w:p>
            <w:p w14:paraId="1490B881" w14:textId="0DAC4206" w:rsidR="00BB2CED" w:rsidRDefault="00B62FA4">
              <w:pPr>
                <w:pStyle w:val="TOC1"/>
                <w:tabs>
                  <w:tab w:val="left" w:pos="660"/>
                  <w:tab w:val="right" w:leader="dot" w:pos="9111"/>
                </w:tabs>
                <w:rPr>
                  <w:rFonts w:eastAsiaTheme="minorEastAsia"/>
                  <w:noProof/>
                  <w:lang w:val="en-US"/>
                </w:rPr>
              </w:pPr>
              <w:hyperlink w:anchor="_Toc484018994" w:history="1">
                <w:r w:rsidR="00BB2CED" w:rsidRPr="001458C2">
                  <w:rPr>
                    <w:rStyle w:val="Hyperlink"/>
                    <w:rFonts w:cs="Arial"/>
                    <w:noProof/>
                    <w:spacing w:val="5"/>
                  </w:rPr>
                  <w:t>8.2.</w:t>
                </w:r>
                <w:r w:rsidR="00BB2CED">
                  <w:rPr>
                    <w:rFonts w:eastAsiaTheme="minorEastAsia"/>
                    <w:noProof/>
                    <w:lang w:val="en-US"/>
                  </w:rPr>
                  <w:tab/>
                </w:r>
                <w:r w:rsidR="00BB2CED" w:rsidRPr="001458C2">
                  <w:rPr>
                    <w:rStyle w:val="Hyperlink"/>
                    <w:rFonts w:cs="Arial"/>
                    <w:noProof/>
                    <w:spacing w:val="5"/>
                  </w:rPr>
                  <w:t>Opis algoritma</w:t>
                </w:r>
                <w:r w:rsidR="00BB2CED">
                  <w:rPr>
                    <w:noProof/>
                    <w:webHidden/>
                  </w:rPr>
                  <w:tab/>
                </w:r>
                <w:r w:rsidR="00BB2CED">
                  <w:rPr>
                    <w:noProof/>
                    <w:webHidden/>
                  </w:rPr>
                  <w:fldChar w:fldCharType="begin"/>
                </w:r>
                <w:r w:rsidR="00BB2CED">
                  <w:rPr>
                    <w:noProof/>
                    <w:webHidden/>
                  </w:rPr>
                  <w:instrText xml:space="preserve"> PAGEREF _Toc484018994 \h </w:instrText>
                </w:r>
                <w:r w:rsidR="00BB2CED">
                  <w:rPr>
                    <w:noProof/>
                    <w:webHidden/>
                  </w:rPr>
                </w:r>
                <w:r w:rsidR="00BB2CED">
                  <w:rPr>
                    <w:noProof/>
                    <w:webHidden/>
                  </w:rPr>
                  <w:fldChar w:fldCharType="separate"/>
                </w:r>
                <w:r w:rsidR="00BB2CED">
                  <w:rPr>
                    <w:noProof/>
                    <w:webHidden/>
                  </w:rPr>
                  <w:t>22</w:t>
                </w:r>
                <w:r w:rsidR="00BB2CED">
                  <w:rPr>
                    <w:noProof/>
                    <w:webHidden/>
                  </w:rPr>
                  <w:fldChar w:fldCharType="end"/>
                </w:r>
              </w:hyperlink>
            </w:p>
            <w:p w14:paraId="0F02DA0C" w14:textId="623E49F9" w:rsidR="00BB2CED" w:rsidRDefault="00B62FA4">
              <w:pPr>
                <w:pStyle w:val="TOC1"/>
                <w:tabs>
                  <w:tab w:val="left" w:pos="440"/>
                  <w:tab w:val="right" w:leader="dot" w:pos="9111"/>
                </w:tabs>
                <w:rPr>
                  <w:rFonts w:eastAsiaTheme="minorEastAsia"/>
                  <w:noProof/>
                  <w:lang w:val="en-US"/>
                </w:rPr>
              </w:pPr>
              <w:hyperlink w:anchor="_Toc484018995" w:history="1">
                <w:r w:rsidR="00BB2CED" w:rsidRPr="001458C2">
                  <w:rPr>
                    <w:rStyle w:val="Hyperlink"/>
                    <w:rFonts w:cs="Arial"/>
                    <w:noProof/>
                    <w:spacing w:val="5"/>
                  </w:rPr>
                  <w:t>9.</w:t>
                </w:r>
                <w:r w:rsidR="00BB2CED">
                  <w:rPr>
                    <w:rFonts w:eastAsiaTheme="minorEastAsia"/>
                    <w:noProof/>
                    <w:lang w:val="en-US"/>
                  </w:rPr>
                  <w:tab/>
                </w:r>
                <w:r w:rsidR="00BB2CED" w:rsidRPr="001458C2">
                  <w:rPr>
                    <w:rStyle w:val="Hyperlink"/>
                    <w:rFonts w:cs="Arial"/>
                    <w:noProof/>
                    <w:spacing w:val="5"/>
                  </w:rPr>
                  <w:t>Rubni slučajevi</w:t>
                </w:r>
                <w:r w:rsidR="00BB2CED">
                  <w:rPr>
                    <w:noProof/>
                    <w:webHidden/>
                  </w:rPr>
                  <w:tab/>
                </w:r>
                <w:r w:rsidR="00BB2CED">
                  <w:rPr>
                    <w:noProof/>
                    <w:webHidden/>
                  </w:rPr>
                  <w:fldChar w:fldCharType="begin"/>
                </w:r>
                <w:r w:rsidR="00BB2CED">
                  <w:rPr>
                    <w:noProof/>
                    <w:webHidden/>
                  </w:rPr>
                  <w:instrText xml:space="preserve"> PAGEREF _Toc484018995 \h </w:instrText>
                </w:r>
                <w:r w:rsidR="00BB2CED">
                  <w:rPr>
                    <w:noProof/>
                    <w:webHidden/>
                  </w:rPr>
                </w:r>
                <w:r w:rsidR="00BB2CED">
                  <w:rPr>
                    <w:noProof/>
                    <w:webHidden/>
                  </w:rPr>
                  <w:fldChar w:fldCharType="separate"/>
                </w:r>
                <w:r w:rsidR="00BB2CED">
                  <w:rPr>
                    <w:noProof/>
                    <w:webHidden/>
                  </w:rPr>
                  <w:t>35</w:t>
                </w:r>
                <w:r w:rsidR="00BB2CED">
                  <w:rPr>
                    <w:noProof/>
                    <w:webHidden/>
                  </w:rPr>
                  <w:fldChar w:fldCharType="end"/>
                </w:r>
              </w:hyperlink>
            </w:p>
            <w:p w14:paraId="7B73C623" w14:textId="5CE87F99" w:rsidR="00BB2CED" w:rsidRDefault="00B62FA4">
              <w:pPr>
                <w:pStyle w:val="TOC1"/>
                <w:tabs>
                  <w:tab w:val="left" w:pos="660"/>
                  <w:tab w:val="right" w:leader="dot" w:pos="9111"/>
                </w:tabs>
                <w:rPr>
                  <w:rFonts w:eastAsiaTheme="minorEastAsia"/>
                  <w:noProof/>
                  <w:lang w:val="en-US"/>
                </w:rPr>
              </w:pPr>
              <w:hyperlink w:anchor="_Toc484018996" w:history="1">
                <w:r w:rsidR="00BB2CED" w:rsidRPr="001458C2">
                  <w:rPr>
                    <w:rStyle w:val="Hyperlink"/>
                    <w:rFonts w:cs="Arial"/>
                    <w:noProof/>
                    <w:spacing w:val="5"/>
                  </w:rPr>
                  <w:t>10.</w:t>
                </w:r>
                <w:r w:rsidR="00BB2CED">
                  <w:rPr>
                    <w:rFonts w:eastAsiaTheme="minorEastAsia"/>
                    <w:noProof/>
                    <w:lang w:val="en-US"/>
                  </w:rPr>
                  <w:tab/>
                </w:r>
                <w:r w:rsidR="00BB2CED" w:rsidRPr="001458C2">
                  <w:rPr>
                    <w:rStyle w:val="Hyperlink"/>
                    <w:rFonts w:cs="Arial"/>
                    <w:noProof/>
                    <w:spacing w:val="5"/>
                  </w:rPr>
                  <w:t>Zaključak</w:t>
                </w:r>
                <w:r w:rsidR="00BB2CED">
                  <w:rPr>
                    <w:noProof/>
                    <w:webHidden/>
                  </w:rPr>
                  <w:tab/>
                </w:r>
                <w:r w:rsidR="00BB2CED">
                  <w:rPr>
                    <w:noProof/>
                    <w:webHidden/>
                  </w:rPr>
                  <w:fldChar w:fldCharType="begin"/>
                </w:r>
                <w:r w:rsidR="00BB2CED">
                  <w:rPr>
                    <w:noProof/>
                    <w:webHidden/>
                  </w:rPr>
                  <w:instrText xml:space="preserve"> PAGEREF _Toc484018996 \h </w:instrText>
                </w:r>
                <w:r w:rsidR="00BB2CED">
                  <w:rPr>
                    <w:noProof/>
                    <w:webHidden/>
                  </w:rPr>
                </w:r>
                <w:r w:rsidR="00BB2CED">
                  <w:rPr>
                    <w:noProof/>
                    <w:webHidden/>
                  </w:rPr>
                  <w:fldChar w:fldCharType="separate"/>
                </w:r>
                <w:r w:rsidR="00BB2CED">
                  <w:rPr>
                    <w:noProof/>
                    <w:webHidden/>
                  </w:rPr>
                  <w:t>38</w:t>
                </w:r>
                <w:r w:rsidR="00BB2CED">
                  <w:rPr>
                    <w:noProof/>
                    <w:webHidden/>
                  </w:rPr>
                  <w:fldChar w:fldCharType="end"/>
                </w:r>
              </w:hyperlink>
            </w:p>
            <w:p w14:paraId="23852D5E" w14:textId="7BAC0A01" w:rsidR="00BB2CED" w:rsidRDefault="00B62FA4">
              <w:pPr>
                <w:pStyle w:val="TOC1"/>
                <w:tabs>
                  <w:tab w:val="left" w:pos="660"/>
                  <w:tab w:val="right" w:leader="dot" w:pos="9111"/>
                </w:tabs>
                <w:rPr>
                  <w:rFonts w:eastAsiaTheme="minorEastAsia"/>
                  <w:noProof/>
                  <w:lang w:val="en-US"/>
                </w:rPr>
              </w:pPr>
              <w:hyperlink w:anchor="_Toc484018997" w:history="1">
                <w:r w:rsidR="00BB2CED" w:rsidRPr="001458C2">
                  <w:rPr>
                    <w:rStyle w:val="Hyperlink"/>
                    <w:rFonts w:cs="Arial"/>
                    <w:noProof/>
                    <w:spacing w:val="5"/>
                  </w:rPr>
                  <w:t>11.</w:t>
                </w:r>
                <w:r w:rsidR="00BB2CED">
                  <w:rPr>
                    <w:rFonts w:eastAsiaTheme="minorEastAsia"/>
                    <w:noProof/>
                    <w:lang w:val="en-US"/>
                  </w:rPr>
                  <w:tab/>
                </w:r>
                <w:r w:rsidR="00BB2CED" w:rsidRPr="001458C2">
                  <w:rPr>
                    <w:rStyle w:val="Hyperlink"/>
                    <w:rFonts w:cs="Arial"/>
                    <w:noProof/>
                    <w:spacing w:val="5"/>
                  </w:rPr>
                  <w:t>Abstract</w:t>
                </w:r>
                <w:r w:rsidR="00BB2CED">
                  <w:rPr>
                    <w:noProof/>
                    <w:webHidden/>
                  </w:rPr>
                  <w:tab/>
                </w:r>
                <w:r w:rsidR="00BB2CED">
                  <w:rPr>
                    <w:noProof/>
                    <w:webHidden/>
                  </w:rPr>
                  <w:fldChar w:fldCharType="begin"/>
                </w:r>
                <w:r w:rsidR="00BB2CED">
                  <w:rPr>
                    <w:noProof/>
                    <w:webHidden/>
                  </w:rPr>
                  <w:instrText xml:space="preserve"> PAGEREF _Toc484018997 \h </w:instrText>
                </w:r>
                <w:r w:rsidR="00BB2CED">
                  <w:rPr>
                    <w:noProof/>
                    <w:webHidden/>
                  </w:rPr>
                </w:r>
                <w:r w:rsidR="00BB2CED">
                  <w:rPr>
                    <w:noProof/>
                    <w:webHidden/>
                  </w:rPr>
                  <w:fldChar w:fldCharType="separate"/>
                </w:r>
                <w:r w:rsidR="00BB2CED">
                  <w:rPr>
                    <w:noProof/>
                    <w:webHidden/>
                  </w:rPr>
                  <w:t>38</w:t>
                </w:r>
                <w:r w:rsidR="00BB2CED">
                  <w:rPr>
                    <w:noProof/>
                    <w:webHidden/>
                  </w:rPr>
                  <w:fldChar w:fldCharType="end"/>
                </w:r>
              </w:hyperlink>
            </w:p>
            <w:p w14:paraId="472A4457" w14:textId="4F6DD8EC" w:rsidR="00BB2CED" w:rsidRDefault="00B62FA4">
              <w:pPr>
                <w:pStyle w:val="TOC1"/>
                <w:tabs>
                  <w:tab w:val="right" w:leader="dot" w:pos="9111"/>
                </w:tabs>
                <w:rPr>
                  <w:rFonts w:eastAsiaTheme="minorEastAsia"/>
                  <w:noProof/>
                  <w:lang w:val="en-US"/>
                </w:rPr>
              </w:pPr>
              <w:hyperlink w:anchor="_Toc484018998" w:history="1">
                <w:r w:rsidR="00BB2CED" w:rsidRPr="001458C2">
                  <w:rPr>
                    <w:rStyle w:val="Hyperlink"/>
                    <w:rFonts w:ascii="Arial" w:hAnsi="Arial"/>
                    <w:noProof/>
                  </w:rPr>
                  <w:t>Literatura</w:t>
                </w:r>
                <w:r w:rsidR="00BB2CED">
                  <w:rPr>
                    <w:noProof/>
                    <w:webHidden/>
                  </w:rPr>
                  <w:tab/>
                </w:r>
                <w:r w:rsidR="00BB2CED">
                  <w:rPr>
                    <w:noProof/>
                    <w:webHidden/>
                  </w:rPr>
                  <w:fldChar w:fldCharType="begin"/>
                </w:r>
                <w:r w:rsidR="00BB2CED">
                  <w:rPr>
                    <w:noProof/>
                    <w:webHidden/>
                  </w:rPr>
                  <w:instrText xml:space="preserve"> PAGEREF _Toc484018998 \h </w:instrText>
                </w:r>
                <w:r w:rsidR="00BB2CED">
                  <w:rPr>
                    <w:noProof/>
                    <w:webHidden/>
                  </w:rPr>
                </w:r>
                <w:r w:rsidR="00BB2CED">
                  <w:rPr>
                    <w:noProof/>
                    <w:webHidden/>
                  </w:rPr>
                  <w:fldChar w:fldCharType="separate"/>
                </w:r>
                <w:r w:rsidR="00BB2CED">
                  <w:rPr>
                    <w:noProof/>
                    <w:webHidden/>
                  </w:rPr>
                  <w:t>39</w:t>
                </w:r>
                <w:r w:rsidR="00BB2CED">
                  <w:rPr>
                    <w:noProof/>
                    <w:webHidden/>
                  </w:rPr>
                  <w:fldChar w:fldCharType="end"/>
                </w:r>
              </w:hyperlink>
            </w:p>
            <w:p w14:paraId="4943499E" w14:textId="3FE3C077" w:rsidR="00070E24" w:rsidRDefault="00070E24">
              <w:r>
                <w:rPr>
                  <w:b/>
                  <w:bCs/>
                </w:rPr>
                <w:fldChar w:fldCharType="end"/>
              </w:r>
              <w:commentRangeEnd w:id="2"/>
              <w:r w:rsidR="00030705">
                <w:rPr>
                  <w:rStyle w:val="CommentReference"/>
                </w:rPr>
                <w:commentReference w:id="2"/>
              </w:r>
            </w:p>
          </w:sdtContent>
        </w:sdt>
        <w:p w14:paraId="339CD076" w14:textId="3F3CD6B4" w:rsidR="00843FDF" w:rsidRDefault="00843FDF">
          <w:pPr>
            <w:rPr>
              <w:sz w:val="24"/>
              <w:szCs w:val="24"/>
            </w:rPr>
          </w:pPr>
          <w:r>
            <w:rPr>
              <w:sz w:val="24"/>
              <w:szCs w:val="24"/>
            </w:rPr>
            <w:br w:type="page"/>
          </w:r>
        </w:p>
        <w:p w14:paraId="07034066" w14:textId="1145A958" w:rsidR="00586703" w:rsidRDefault="00B62FA4">
          <w:pPr>
            <w:rPr>
              <w:sz w:val="24"/>
              <w:szCs w:val="24"/>
            </w:rPr>
          </w:pPr>
        </w:p>
      </w:sdtContent>
    </w:sdt>
    <w:p w14:paraId="0E4752ED" w14:textId="517770DB" w:rsidR="004B7036" w:rsidRPr="00774AEE" w:rsidRDefault="7130A436" w:rsidP="00216A6B">
      <w:pPr>
        <w:pStyle w:val="stilstil"/>
        <w:rPr>
          <w:rStyle w:val="BookTitle"/>
          <w:rFonts w:cstheme="majorBidi"/>
          <w:b/>
          <w:bCs w:val="0"/>
          <w:i w:val="0"/>
          <w:iCs w:val="0"/>
          <w:spacing w:val="0"/>
        </w:rPr>
      </w:pPr>
      <w:bookmarkStart w:id="3" w:name="_Toc484018982"/>
      <w:r w:rsidRPr="00774AEE">
        <w:rPr>
          <w:rStyle w:val="BookTitle"/>
          <w:rFonts w:cstheme="majorBidi"/>
          <w:b/>
          <w:bCs w:val="0"/>
          <w:i w:val="0"/>
          <w:iCs w:val="0"/>
          <w:spacing w:val="0"/>
        </w:rPr>
        <w:t>Uvod</w:t>
      </w:r>
      <w:bookmarkEnd w:id="3"/>
    </w:p>
    <w:p w14:paraId="0199ABE7" w14:textId="04803F95" w:rsidR="00853393" w:rsidRPr="007F3E7C" w:rsidRDefault="00853393" w:rsidP="00D76A14">
      <w:pPr>
        <w:pStyle w:val="ListParagraph"/>
        <w:spacing w:line="360" w:lineRule="auto"/>
        <w:jc w:val="both"/>
        <w:rPr>
          <w:rFonts w:ascii="Arial" w:hAnsi="Arial" w:cs="Arial"/>
          <w:sz w:val="24"/>
          <w:szCs w:val="24"/>
        </w:rPr>
      </w:pPr>
      <w:r w:rsidRPr="007F3E7C">
        <w:rPr>
          <w:rFonts w:ascii="Arial" w:hAnsi="Arial" w:cs="Arial"/>
          <w:sz w:val="24"/>
          <w:szCs w:val="24"/>
        </w:rPr>
        <w:t>Ovaj rad će upoznati čitatelja s osnovnim pojmovima u automatici i robotici koji su vezani za lokalizaciju robota u prostoru gdje će usredotočenost više biti na lokalizaciji u dvije dimenzije. Biti će opisan jedan od glavnih problema prilikom loka</w:t>
      </w:r>
      <w:r w:rsidR="00954EBA">
        <w:rPr>
          <w:rFonts w:ascii="Arial" w:hAnsi="Arial" w:cs="Arial"/>
          <w:sz w:val="24"/>
          <w:szCs w:val="24"/>
        </w:rPr>
        <w:t xml:space="preserve">lizacije u nepoznatom prostoru, </w:t>
      </w:r>
      <w:r w:rsidRPr="007F3E7C">
        <w:rPr>
          <w:rFonts w:ascii="Arial" w:hAnsi="Arial" w:cs="Arial"/>
          <w:sz w:val="24"/>
          <w:szCs w:val="24"/>
        </w:rPr>
        <w:t xml:space="preserve">a to je određivanje točne relativne udaljenosti robota od nekog početnog polazišta. Čitatelj će se upoznati s nekima od osnovnih metoda kojima se rješava taj problem, ali će naglasak biti na metodi uparivanja uzastopnih laserskih očitanje te pronalaska relativnog pomaka te rotacije pomoću algoritma koji koristi </w:t>
      </w:r>
      <w:proofErr w:type="spellStart"/>
      <w:r w:rsidR="001C579A">
        <w:rPr>
          <w:rFonts w:ascii="Arial" w:hAnsi="Arial" w:cs="Arial"/>
          <w:sz w:val="24"/>
          <w:szCs w:val="24"/>
        </w:rPr>
        <w:t>kros</w:t>
      </w:r>
      <w:r w:rsidRPr="007F3E7C">
        <w:rPr>
          <w:rFonts w:ascii="Arial" w:hAnsi="Arial" w:cs="Arial"/>
          <w:sz w:val="24"/>
          <w:szCs w:val="24"/>
        </w:rPr>
        <w:t>korelaciju</w:t>
      </w:r>
      <w:proofErr w:type="spellEnd"/>
      <w:r w:rsidRPr="007F3E7C">
        <w:rPr>
          <w:rFonts w:ascii="Arial" w:hAnsi="Arial" w:cs="Arial"/>
          <w:sz w:val="24"/>
          <w:szCs w:val="24"/>
        </w:rPr>
        <w:t xml:space="preserve"> </w:t>
      </w:r>
      <w:proofErr w:type="spellStart"/>
      <w:r w:rsidRPr="007F3E7C">
        <w:rPr>
          <w:rFonts w:ascii="Arial" w:hAnsi="Arial" w:cs="Arial"/>
          <w:sz w:val="24"/>
          <w:szCs w:val="24"/>
        </w:rPr>
        <w:t>histograma</w:t>
      </w:r>
      <w:proofErr w:type="spellEnd"/>
      <w:r w:rsidRPr="007F3E7C">
        <w:rPr>
          <w:rFonts w:ascii="Arial" w:hAnsi="Arial" w:cs="Arial"/>
          <w:sz w:val="24"/>
          <w:szCs w:val="24"/>
        </w:rPr>
        <w:t>. Čitatelja će se također upoznati s</w:t>
      </w:r>
      <w:r w:rsidR="00945564">
        <w:rPr>
          <w:rFonts w:ascii="Arial" w:hAnsi="Arial" w:cs="Arial"/>
          <w:sz w:val="24"/>
          <w:szCs w:val="24"/>
        </w:rPr>
        <w:t xml:space="preserve"> izgledom i nekim alatima razvojnog</w:t>
      </w:r>
      <w:r w:rsidRPr="007F3E7C">
        <w:rPr>
          <w:rFonts w:ascii="Arial" w:hAnsi="Arial" w:cs="Arial"/>
          <w:sz w:val="24"/>
          <w:szCs w:val="24"/>
        </w:rPr>
        <w:t xml:space="preserve"> okruž</w:t>
      </w:r>
      <w:r w:rsidR="00945564">
        <w:rPr>
          <w:rFonts w:ascii="Arial" w:hAnsi="Arial" w:cs="Arial"/>
          <w:sz w:val="24"/>
          <w:szCs w:val="24"/>
        </w:rPr>
        <w:t>enja</w:t>
      </w:r>
      <w:r w:rsidRPr="007F3E7C">
        <w:rPr>
          <w:rFonts w:ascii="Arial" w:hAnsi="Arial" w:cs="Arial"/>
          <w:sz w:val="24"/>
          <w:szCs w:val="24"/>
        </w:rPr>
        <w:t xml:space="preserve"> ROS koje je korišteno za</w:t>
      </w:r>
      <w:r w:rsidR="00945564">
        <w:rPr>
          <w:rFonts w:ascii="Arial" w:hAnsi="Arial" w:cs="Arial"/>
          <w:sz w:val="24"/>
          <w:szCs w:val="24"/>
        </w:rPr>
        <w:t xml:space="preserve"> izvođenje simulacije</w:t>
      </w:r>
      <w:r w:rsidRPr="007F3E7C">
        <w:rPr>
          <w:rFonts w:ascii="Arial" w:hAnsi="Arial" w:cs="Arial"/>
          <w:sz w:val="24"/>
          <w:szCs w:val="24"/>
        </w:rPr>
        <w:t xml:space="preserve"> kretanja robota. Algoritam korelacije dvaju uzastopnih očitanja lasera će biti pomno objašnjen uz prateće slike grafova.</w:t>
      </w:r>
      <w:r w:rsidR="006A2E2D" w:rsidRPr="007F3E7C">
        <w:rPr>
          <w:rFonts w:ascii="Arial" w:hAnsi="Arial" w:cs="Arial"/>
          <w:sz w:val="24"/>
          <w:szCs w:val="24"/>
        </w:rPr>
        <w:t xml:space="preserve"> Opisane će biti i rubne situacije kada se može vidjeti utjecaj nedostatka pravokutnih objekata u prostoru na točnost odometrije robota.</w:t>
      </w:r>
    </w:p>
    <w:p w14:paraId="6E315E8B" w14:textId="77777777" w:rsidR="00853393" w:rsidRPr="007F3E7C" w:rsidRDefault="00853393" w:rsidP="00853393">
      <w:pPr>
        <w:pStyle w:val="ListParagraph"/>
        <w:spacing w:line="360" w:lineRule="auto"/>
        <w:rPr>
          <w:rFonts w:ascii="Arial" w:hAnsi="Arial" w:cs="Arial"/>
          <w:sz w:val="24"/>
          <w:szCs w:val="24"/>
        </w:rPr>
      </w:pPr>
    </w:p>
    <w:p w14:paraId="44B3BFE4" w14:textId="5A1F015F" w:rsidR="006A2E2D" w:rsidRPr="007F3E7C" w:rsidRDefault="006A2E2D" w:rsidP="00853393">
      <w:pPr>
        <w:pStyle w:val="ListParagraph"/>
        <w:spacing w:line="360" w:lineRule="auto"/>
        <w:rPr>
          <w:rFonts w:ascii="Arial" w:hAnsi="Arial" w:cs="Arial"/>
          <w:sz w:val="24"/>
          <w:szCs w:val="24"/>
        </w:rPr>
      </w:pPr>
    </w:p>
    <w:p w14:paraId="771A7A5F" w14:textId="4604051E" w:rsidR="00336F91" w:rsidRDefault="00336F91" w:rsidP="00853393">
      <w:pPr>
        <w:pStyle w:val="ListParagraph"/>
        <w:spacing w:line="360" w:lineRule="auto"/>
        <w:rPr>
          <w:rFonts w:ascii="Arial" w:hAnsi="Arial" w:cs="Arial"/>
          <w:sz w:val="24"/>
          <w:szCs w:val="24"/>
        </w:rPr>
      </w:pPr>
    </w:p>
    <w:p w14:paraId="23452E4F" w14:textId="557F478B" w:rsidR="009C5B40" w:rsidRDefault="009C5B40" w:rsidP="00853393">
      <w:pPr>
        <w:pStyle w:val="ListParagraph"/>
        <w:spacing w:line="360" w:lineRule="auto"/>
        <w:rPr>
          <w:rFonts w:ascii="Arial" w:hAnsi="Arial" w:cs="Arial"/>
          <w:sz w:val="24"/>
          <w:szCs w:val="24"/>
        </w:rPr>
      </w:pPr>
    </w:p>
    <w:p w14:paraId="0EE87824" w14:textId="2B78D355" w:rsidR="00945564" w:rsidRDefault="00945564" w:rsidP="00853393">
      <w:pPr>
        <w:pStyle w:val="ListParagraph"/>
        <w:spacing w:line="360" w:lineRule="auto"/>
        <w:rPr>
          <w:rFonts w:ascii="Arial" w:hAnsi="Arial" w:cs="Arial"/>
          <w:sz w:val="24"/>
          <w:szCs w:val="24"/>
        </w:rPr>
      </w:pPr>
    </w:p>
    <w:p w14:paraId="55502CA2" w14:textId="74CEBB34" w:rsidR="00945564" w:rsidRDefault="00945564" w:rsidP="00853393">
      <w:pPr>
        <w:pStyle w:val="ListParagraph"/>
        <w:spacing w:line="360" w:lineRule="auto"/>
        <w:rPr>
          <w:rFonts w:ascii="Arial" w:hAnsi="Arial" w:cs="Arial"/>
          <w:sz w:val="24"/>
          <w:szCs w:val="24"/>
        </w:rPr>
      </w:pPr>
    </w:p>
    <w:p w14:paraId="39F0A3B1" w14:textId="3AA8E6B3" w:rsidR="00945564" w:rsidRDefault="00945564" w:rsidP="00853393">
      <w:pPr>
        <w:pStyle w:val="ListParagraph"/>
        <w:spacing w:line="360" w:lineRule="auto"/>
        <w:rPr>
          <w:rFonts w:ascii="Arial" w:hAnsi="Arial" w:cs="Arial"/>
          <w:sz w:val="24"/>
          <w:szCs w:val="24"/>
        </w:rPr>
      </w:pPr>
    </w:p>
    <w:p w14:paraId="7CA731DF" w14:textId="2138775E" w:rsidR="00945564" w:rsidRDefault="00945564" w:rsidP="00853393">
      <w:pPr>
        <w:pStyle w:val="ListParagraph"/>
        <w:spacing w:line="360" w:lineRule="auto"/>
        <w:rPr>
          <w:rFonts w:ascii="Arial" w:hAnsi="Arial" w:cs="Arial"/>
          <w:sz w:val="24"/>
          <w:szCs w:val="24"/>
        </w:rPr>
      </w:pPr>
    </w:p>
    <w:p w14:paraId="0E481E1A" w14:textId="73910204" w:rsidR="00945564" w:rsidRDefault="00945564" w:rsidP="00853393">
      <w:pPr>
        <w:pStyle w:val="ListParagraph"/>
        <w:spacing w:line="360" w:lineRule="auto"/>
        <w:rPr>
          <w:rFonts w:ascii="Arial" w:hAnsi="Arial" w:cs="Arial"/>
          <w:sz w:val="24"/>
          <w:szCs w:val="24"/>
        </w:rPr>
      </w:pPr>
    </w:p>
    <w:p w14:paraId="1D074054" w14:textId="3FA20373" w:rsidR="00945564" w:rsidRDefault="00945564" w:rsidP="00853393">
      <w:pPr>
        <w:pStyle w:val="ListParagraph"/>
        <w:spacing w:line="360" w:lineRule="auto"/>
        <w:rPr>
          <w:rFonts w:ascii="Arial" w:hAnsi="Arial" w:cs="Arial"/>
          <w:sz w:val="24"/>
          <w:szCs w:val="24"/>
        </w:rPr>
      </w:pPr>
    </w:p>
    <w:p w14:paraId="5B6709FC" w14:textId="4E534D83" w:rsidR="00945564" w:rsidRDefault="00945564" w:rsidP="00853393">
      <w:pPr>
        <w:pStyle w:val="ListParagraph"/>
        <w:spacing w:line="360" w:lineRule="auto"/>
        <w:rPr>
          <w:rFonts w:ascii="Arial" w:hAnsi="Arial" w:cs="Arial"/>
          <w:sz w:val="24"/>
          <w:szCs w:val="24"/>
        </w:rPr>
      </w:pPr>
    </w:p>
    <w:p w14:paraId="6CD177F3" w14:textId="3E5CC968" w:rsidR="00945564" w:rsidRDefault="00945564" w:rsidP="00853393">
      <w:pPr>
        <w:pStyle w:val="ListParagraph"/>
        <w:spacing w:line="360" w:lineRule="auto"/>
        <w:rPr>
          <w:rFonts w:ascii="Arial" w:hAnsi="Arial" w:cs="Arial"/>
          <w:sz w:val="24"/>
          <w:szCs w:val="24"/>
        </w:rPr>
      </w:pPr>
    </w:p>
    <w:p w14:paraId="08A77AD8" w14:textId="453A9B9E" w:rsidR="001F4023" w:rsidRDefault="001F4023" w:rsidP="00853393">
      <w:pPr>
        <w:pStyle w:val="ListParagraph"/>
        <w:spacing w:line="360" w:lineRule="auto"/>
        <w:rPr>
          <w:rFonts w:ascii="Arial" w:hAnsi="Arial" w:cs="Arial"/>
          <w:sz w:val="24"/>
          <w:szCs w:val="24"/>
        </w:rPr>
      </w:pPr>
    </w:p>
    <w:p w14:paraId="7470C90C" w14:textId="77777777" w:rsidR="003335B2" w:rsidRPr="007F3E7C" w:rsidRDefault="003335B2" w:rsidP="00853393">
      <w:pPr>
        <w:pStyle w:val="ListParagraph"/>
        <w:spacing w:line="360" w:lineRule="auto"/>
        <w:rPr>
          <w:rFonts w:ascii="Arial" w:hAnsi="Arial" w:cs="Arial"/>
          <w:sz w:val="24"/>
          <w:szCs w:val="24"/>
        </w:rPr>
      </w:pPr>
    </w:p>
    <w:p w14:paraId="413ABB9F" w14:textId="3B3B64E3" w:rsidR="7130A436" w:rsidRPr="00774AEE" w:rsidRDefault="12A58DD4" w:rsidP="00216A6B">
      <w:pPr>
        <w:pStyle w:val="stilstil"/>
        <w:rPr>
          <w:rStyle w:val="BookTitle"/>
          <w:b/>
          <w:i w:val="0"/>
        </w:rPr>
      </w:pPr>
      <w:bookmarkStart w:id="4" w:name="_Toc484018983"/>
      <w:r w:rsidRPr="00774AEE">
        <w:rPr>
          <w:rStyle w:val="BookTitle"/>
          <w:b/>
          <w:i w:val="0"/>
        </w:rPr>
        <w:lastRenderedPageBreak/>
        <w:t>Lokalizacija robota</w:t>
      </w:r>
      <w:bookmarkEnd w:id="4"/>
    </w:p>
    <w:p w14:paraId="021509F7" w14:textId="77777777" w:rsidR="003335B2" w:rsidRDefault="003335B2" w:rsidP="00D76A14">
      <w:pPr>
        <w:spacing w:line="360" w:lineRule="auto"/>
        <w:ind w:left="360"/>
        <w:jc w:val="both"/>
        <w:rPr>
          <w:rFonts w:ascii="Arial" w:hAnsi="Arial" w:cs="Arial"/>
          <w:sz w:val="24"/>
          <w:szCs w:val="24"/>
        </w:rPr>
      </w:pPr>
    </w:p>
    <w:p w14:paraId="488D4566" w14:textId="032D7603"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Tek u zadnjih 20-ak godina eksponencijalnim napretkom tehnologija koje su pridonijele značajnom razvitku mobilne robotike , roboti se sve više koriste u jednostavnim ili repetitivnim zadacima koji su vrlo često automatizirani. Samim time što robotom ne upravlja čovjek moraju postojati načini da se robot snađe u prostoru bez prethodnog znanja izgleda prostora. Današnji roboti imaju u sebi računalo koje</w:t>
      </w:r>
      <w:r w:rsidR="00D25149">
        <w:rPr>
          <w:rFonts w:ascii="Arial" w:hAnsi="Arial" w:cs="Arial"/>
          <w:sz w:val="24"/>
          <w:szCs w:val="24"/>
        </w:rPr>
        <w:t xml:space="preserve"> je uglavnom dovoljno moćno za izračune kompleksnijih</w:t>
      </w:r>
      <w:r w:rsidRPr="007F3E7C">
        <w:rPr>
          <w:rFonts w:ascii="Arial" w:hAnsi="Arial" w:cs="Arial"/>
          <w:sz w:val="24"/>
          <w:szCs w:val="24"/>
        </w:rPr>
        <w:t xml:space="preserve"> al</w:t>
      </w:r>
      <w:r w:rsidR="00D25149">
        <w:rPr>
          <w:rFonts w:ascii="Arial" w:hAnsi="Arial" w:cs="Arial"/>
          <w:sz w:val="24"/>
          <w:szCs w:val="24"/>
        </w:rPr>
        <w:t>goritama u realnom vremenu</w:t>
      </w:r>
      <w:r w:rsidRPr="007F3E7C">
        <w:rPr>
          <w:rFonts w:ascii="Arial" w:hAnsi="Arial" w:cs="Arial"/>
          <w:sz w:val="24"/>
          <w:szCs w:val="24"/>
        </w:rPr>
        <w:t xml:space="preserve">. Roboti također imaju na sebi i više vrsta senzora (npr. </w:t>
      </w:r>
      <w:r w:rsidR="005958D9">
        <w:rPr>
          <w:rFonts w:ascii="Arial" w:hAnsi="Arial" w:cs="Arial"/>
          <w:sz w:val="24"/>
          <w:szCs w:val="24"/>
        </w:rPr>
        <w:t>l</w:t>
      </w:r>
      <w:r w:rsidRPr="007F3E7C">
        <w:rPr>
          <w:rFonts w:ascii="Arial" w:hAnsi="Arial" w:cs="Arial"/>
          <w:sz w:val="24"/>
          <w:szCs w:val="24"/>
        </w:rPr>
        <w:t xml:space="preserve">aseri, </w:t>
      </w:r>
      <w:proofErr w:type="spellStart"/>
      <w:r w:rsidRPr="007F3E7C">
        <w:rPr>
          <w:rFonts w:ascii="Arial" w:hAnsi="Arial" w:cs="Arial"/>
          <w:sz w:val="24"/>
          <w:szCs w:val="24"/>
        </w:rPr>
        <w:t>sonar</w:t>
      </w:r>
      <w:r w:rsidR="005958D9">
        <w:rPr>
          <w:rFonts w:ascii="Arial" w:hAnsi="Arial" w:cs="Arial"/>
          <w:sz w:val="24"/>
          <w:szCs w:val="24"/>
        </w:rPr>
        <w:t>i</w:t>
      </w:r>
      <w:proofErr w:type="spellEnd"/>
      <w:r w:rsidR="00F903A9">
        <w:rPr>
          <w:rFonts w:ascii="Arial" w:hAnsi="Arial" w:cs="Arial"/>
          <w:sz w:val="24"/>
          <w:szCs w:val="24"/>
        </w:rPr>
        <w:t>, infracrveni, toplinski, itd.)</w:t>
      </w:r>
      <w:r w:rsidRPr="007F3E7C">
        <w:rPr>
          <w:rFonts w:ascii="Arial" w:hAnsi="Arial" w:cs="Arial"/>
          <w:sz w:val="24"/>
          <w:szCs w:val="24"/>
        </w:rPr>
        <w:t xml:space="preserve"> koji služe za prikupljanje podataka i</w:t>
      </w:r>
      <w:r w:rsidR="005958D9">
        <w:rPr>
          <w:rFonts w:ascii="Arial" w:hAnsi="Arial" w:cs="Arial"/>
          <w:sz w:val="24"/>
          <w:szCs w:val="24"/>
        </w:rPr>
        <w:t xml:space="preserve">z okoline. Kombinacijom </w:t>
      </w:r>
      <w:r w:rsidRPr="007F3E7C">
        <w:rPr>
          <w:rFonts w:ascii="Arial" w:hAnsi="Arial" w:cs="Arial"/>
          <w:sz w:val="24"/>
          <w:szCs w:val="24"/>
        </w:rPr>
        <w:t xml:space="preserve">računala i podataka iz senzora moguće je izvoditi algoritme i kalkulacije koje će opisati prostor samome robotu te će se tako robot moći snaći u nepoznatom prostoru čija se </w:t>
      </w:r>
      <w:r w:rsidR="005958D9">
        <w:rPr>
          <w:rFonts w:ascii="Arial" w:hAnsi="Arial" w:cs="Arial"/>
          <w:sz w:val="24"/>
          <w:szCs w:val="24"/>
        </w:rPr>
        <w:t>topografija</w:t>
      </w:r>
      <w:r w:rsidRPr="007F3E7C">
        <w:rPr>
          <w:rFonts w:ascii="Arial" w:hAnsi="Arial" w:cs="Arial"/>
          <w:sz w:val="24"/>
          <w:szCs w:val="24"/>
        </w:rPr>
        <w:t xml:space="preserve"> može promijeniti.</w:t>
      </w:r>
    </w:p>
    <w:p w14:paraId="0025C481" w14:textId="1DC2F465" w:rsidR="12A58DD4" w:rsidRDefault="12A58DD4" w:rsidP="00D76A14">
      <w:pPr>
        <w:spacing w:line="360" w:lineRule="auto"/>
        <w:ind w:left="360"/>
        <w:jc w:val="both"/>
        <w:rPr>
          <w:rFonts w:ascii="Arial" w:hAnsi="Arial" w:cs="Arial"/>
          <w:sz w:val="24"/>
          <w:szCs w:val="24"/>
        </w:rPr>
      </w:pPr>
      <w:r w:rsidRPr="007F3E7C">
        <w:rPr>
          <w:rFonts w:ascii="Arial" w:hAnsi="Arial" w:cs="Arial"/>
          <w:sz w:val="24"/>
          <w:szCs w:val="24"/>
        </w:rPr>
        <w:t xml:space="preserve">Jedan od najvećih današnjih problema robota je </w:t>
      </w:r>
      <w:r w:rsidR="00F903A9">
        <w:rPr>
          <w:rFonts w:ascii="Arial" w:hAnsi="Arial" w:cs="Arial"/>
          <w:sz w:val="24"/>
          <w:szCs w:val="24"/>
        </w:rPr>
        <w:t>istovremena</w:t>
      </w:r>
      <w:r w:rsidRPr="007F3E7C">
        <w:rPr>
          <w:rFonts w:ascii="Arial" w:hAnsi="Arial" w:cs="Arial"/>
          <w:sz w:val="24"/>
          <w:szCs w:val="24"/>
        </w:rPr>
        <w:t xml:space="preserve"> lokalizacija i </w:t>
      </w:r>
      <w:r w:rsidR="00F903A9">
        <w:rPr>
          <w:rFonts w:ascii="Arial" w:hAnsi="Arial" w:cs="Arial"/>
          <w:sz w:val="24"/>
          <w:szCs w:val="24"/>
        </w:rPr>
        <w:t>izgradnja karte</w:t>
      </w:r>
      <w:r w:rsidRPr="007F3E7C">
        <w:rPr>
          <w:rFonts w:ascii="Arial" w:hAnsi="Arial" w:cs="Arial"/>
          <w:sz w:val="24"/>
          <w:szCs w:val="24"/>
        </w:rPr>
        <w:t xml:space="preserve"> nepoznatog prostora (</w:t>
      </w:r>
      <w:proofErr w:type="spellStart"/>
      <w:r w:rsidRPr="007F3E7C">
        <w:rPr>
          <w:rFonts w:ascii="Arial" w:hAnsi="Arial" w:cs="Arial"/>
          <w:sz w:val="24"/>
          <w:szCs w:val="24"/>
        </w:rPr>
        <w:t>eng</w:t>
      </w:r>
      <w:proofErr w:type="spellEnd"/>
      <w:r w:rsidRPr="007F3E7C">
        <w:rPr>
          <w:rFonts w:ascii="Arial" w:hAnsi="Arial" w:cs="Arial"/>
          <w:sz w:val="24"/>
          <w:szCs w:val="24"/>
        </w:rPr>
        <w:t>. SLAM). Lokalizacija uključuje samo jedno pitanj</w:t>
      </w:r>
      <w:r w:rsidR="00F903A9">
        <w:rPr>
          <w:rFonts w:ascii="Arial" w:hAnsi="Arial" w:cs="Arial"/>
          <w:sz w:val="24"/>
          <w:szCs w:val="24"/>
        </w:rPr>
        <w:t>e a to je "Gdje je robot sada?"</w:t>
      </w:r>
      <w:r w:rsidRPr="007F3E7C">
        <w:rPr>
          <w:rFonts w:ascii="Arial" w:hAnsi="Arial" w:cs="Arial"/>
          <w:sz w:val="24"/>
          <w:szCs w:val="24"/>
        </w:rPr>
        <w:t>,</w:t>
      </w:r>
      <w:r w:rsidR="00F903A9">
        <w:rPr>
          <w:rFonts w:ascii="Arial" w:hAnsi="Arial" w:cs="Arial"/>
          <w:sz w:val="24"/>
          <w:szCs w:val="24"/>
        </w:rPr>
        <w:t xml:space="preserve"> </w:t>
      </w:r>
      <w:r w:rsidRPr="007F3E7C">
        <w:rPr>
          <w:rFonts w:ascii="Arial" w:hAnsi="Arial" w:cs="Arial"/>
          <w:sz w:val="24"/>
          <w:szCs w:val="24"/>
        </w:rPr>
        <w:t xml:space="preserve">s time da moramo uzeti u obzir da se to pitanje odnosi gdje je robot sada u usporedbi s njegovim početnim položajem u prostoru. Na pitanje se odgovara na različit način ovisno u tipu robota te o tome da li se robot nalazi u zatvorenom prostoru ili u otvorenom prostoru. Odgovori na to pitanje su položaj i orijentaciju robota bilo to u polarnim koordinatama ili u </w:t>
      </w:r>
      <w:proofErr w:type="spellStart"/>
      <w:r w:rsidRPr="007F3E7C">
        <w:rPr>
          <w:rFonts w:ascii="Arial" w:hAnsi="Arial" w:cs="Arial"/>
          <w:sz w:val="24"/>
          <w:szCs w:val="24"/>
        </w:rPr>
        <w:t>kartezijskom</w:t>
      </w:r>
      <w:proofErr w:type="spellEnd"/>
      <w:r w:rsidRPr="007F3E7C">
        <w:rPr>
          <w:rFonts w:ascii="Arial" w:hAnsi="Arial" w:cs="Arial"/>
          <w:sz w:val="24"/>
          <w:szCs w:val="24"/>
        </w:rPr>
        <w:t xml:space="preserve"> koordinatnom sustavu ili ipak u geografskoj širini i dužini te pripadnoj orijentaciji. </w:t>
      </w:r>
    </w:p>
    <w:p w14:paraId="0535C0BA" w14:textId="77777777" w:rsidR="005B6D38" w:rsidRDefault="005B6D38" w:rsidP="12A58DD4">
      <w:pPr>
        <w:spacing w:line="360" w:lineRule="auto"/>
        <w:ind w:left="360"/>
        <w:rPr>
          <w:rFonts w:ascii="Arial" w:hAnsi="Arial" w:cs="Arial"/>
          <w:sz w:val="24"/>
          <w:szCs w:val="24"/>
        </w:rPr>
      </w:pPr>
    </w:p>
    <w:p w14:paraId="03F9C4B2" w14:textId="77777777" w:rsidR="005B6D38" w:rsidRDefault="005B6D38" w:rsidP="12A58DD4">
      <w:pPr>
        <w:spacing w:line="360" w:lineRule="auto"/>
        <w:ind w:left="360"/>
        <w:rPr>
          <w:rFonts w:ascii="Arial" w:hAnsi="Arial" w:cs="Arial"/>
          <w:sz w:val="24"/>
          <w:szCs w:val="24"/>
        </w:rPr>
      </w:pPr>
    </w:p>
    <w:p w14:paraId="6E538B7A" w14:textId="77777777" w:rsidR="005B6D38" w:rsidRDefault="005B6D38" w:rsidP="12A58DD4">
      <w:pPr>
        <w:spacing w:line="360" w:lineRule="auto"/>
        <w:ind w:left="360"/>
        <w:rPr>
          <w:rFonts w:ascii="Arial" w:hAnsi="Arial" w:cs="Arial"/>
          <w:sz w:val="24"/>
          <w:szCs w:val="24"/>
        </w:rPr>
      </w:pPr>
    </w:p>
    <w:p w14:paraId="774FE498" w14:textId="6F819735" w:rsidR="005B6D38" w:rsidRDefault="005B6D38" w:rsidP="12A58DD4">
      <w:pPr>
        <w:spacing w:line="360" w:lineRule="auto"/>
        <w:ind w:left="360"/>
        <w:rPr>
          <w:rFonts w:ascii="Arial" w:hAnsi="Arial" w:cs="Arial"/>
          <w:sz w:val="24"/>
          <w:szCs w:val="24"/>
        </w:rPr>
      </w:pPr>
    </w:p>
    <w:p w14:paraId="5992D093" w14:textId="4AC84C57" w:rsidR="001E7B8A" w:rsidRDefault="001E7B8A" w:rsidP="12A58DD4">
      <w:pPr>
        <w:spacing w:line="360" w:lineRule="auto"/>
        <w:ind w:left="360"/>
        <w:rPr>
          <w:rFonts w:ascii="Arial" w:hAnsi="Arial" w:cs="Arial"/>
          <w:sz w:val="24"/>
          <w:szCs w:val="24"/>
        </w:rPr>
      </w:pPr>
    </w:p>
    <w:p w14:paraId="0125818C" w14:textId="77777777" w:rsidR="00D73443" w:rsidRPr="007F3E7C" w:rsidRDefault="00D73443" w:rsidP="12A58DD4">
      <w:pPr>
        <w:spacing w:line="360" w:lineRule="auto"/>
        <w:ind w:left="360"/>
        <w:rPr>
          <w:rFonts w:ascii="Arial" w:hAnsi="Arial" w:cs="Arial"/>
          <w:sz w:val="24"/>
          <w:szCs w:val="24"/>
        </w:rPr>
      </w:pPr>
    </w:p>
    <w:p w14:paraId="0E3E035F" w14:textId="12AAE73B" w:rsidR="12A58DD4" w:rsidRPr="00774AEE" w:rsidRDefault="12A58DD4" w:rsidP="00216A6B">
      <w:pPr>
        <w:pStyle w:val="stilstil"/>
        <w:rPr>
          <w:rStyle w:val="BookTitle"/>
          <w:b/>
          <w:i w:val="0"/>
        </w:rPr>
      </w:pPr>
      <w:bookmarkStart w:id="5" w:name="_Toc484018984"/>
      <w:r w:rsidRPr="00774AEE">
        <w:rPr>
          <w:rStyle w:val="BookTitle"/>
          <w:b/>
          <w:i w:val="0"/>
        </w:rPr>
        <w:lastRenderedPageBreak/>
        <w:t>Metode lokalizacije</w:t>
      </w:r>
      <w:bookmarkEnd w:id="5"/>
    </w:p>
    <w:p w14:paraId="6D75C336" w14:textId="77777777" w:rsidR="003335B2" w:rsidRDefault="003335B2" w:rsidP="00D76A14">
      <w:pPr>
        <w:spacing w:line="360" w:lineRule="auto"/>
        <w:ind w:left="360"/>
        <w:jc w:val="both"/>
        <w:rPr>
          <w:rFonts w:ascii="Arial" w:hAnsi="Arial" w:cs="Arial"/>
          <w:sz w:val="24"/>
          <w:szCs w:val="24"/>
        </w:rPr>
      </w:pPr>
    </w:p>
    <w:p w14:paraId="1AFF8F02" w14:textId="456276D6"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Postoje mnoge metode za lokalizaciju robota ovisno o robotu, njegovim resursima i senzorima te o samoj točnosti</w:t>
      </w:r>
      <w:r w:rsidR="00A60236">
        <w:rPr>
          <w:rFonts w:ascii="Arial" w:hAnsi="Arial" w:cs="Arial"/>
          <w:sz w:val="24"/>
          <w:szCs w:val="24"/>
        </w:rPr>
        <w:t xml:space="preserve"> tražene lokalizacije. Postoje d</w:t>
      </w:r>
      <w:r w:rsidRPr="007F3E7C">
        <w:rPr>
          <w:rFonts w:ascii="Arial" w:hAnsi="Arial" w:cs="Arial"/>
          <w:sz w:val="24"/>
          <w:szCs w:val="24"/>
        </w:rPr>
        <w:t>vije vrste lokalizacije:</w:t>
      </w:r>
    </w:p>
    <w:p w14:paraId="10F130A2" w14:textId="3E41BB19" w:rsidR="12A58DD4" w:rsidRPr="007F3E7C" w:rsidRDefault="12A58DD4" w:rsidP="00D76A14">
      <w:pPr>
        <w:pStyle w:val="ListParagraph"/>
        <w:numPr>
          <w:ilvl w:val="0"/>
          <w:numId w:val="10"/>
        </w:numPr>
        <w:spacing w:line="360" w:lineRule="auto"/>
        <w:jc w:val="both"/>
        <w:rPr>
          <w:rFonts w:ascii="Arial" w:hAnsi="Arial" w:cs="Arial"/>
          <w:sz w:val="24"/>
          <w:szCs w:val="24"/>
        </w:rPr>
      </w:pPr>
      <w:r w:rsidRPr="007F3E7C">
        <w:rPr>
          <w:rFonts w:ascii="Arial" w:hAnsi="Arial" w:cs="Arial"/>
          <w:sz w:val="24"/>
          <w:szCs w:val="24"/>
        </w:rPr>
        <w:t>Lokalna - informacije se dobivaju od senzora na robotu</w:t>
      </w:r>
    </w:p>
    <w:p w14:paraId="646B8A90" w14:textId="383886C8" w:rsidR="12A58DD4" w:rsidRPr="007F3E7C" w:rsidRDefault="12A58DD4" w:rsidP="00D76A14">
      <w:pPr>
        <w:pStyle w:val="ListParagraph"/>
        <w:numPr>
          <w:ilvl w:val="0"/>
          <w:numId w:val="10"/>
        </w:numPr>
        <w:spacing w:line="360" w:lineRule="auto"/>
        <w:jc w:val="both"/>
        <w:rPr>
          <w:rFonts w:ascii="Arial" w:hAnsi="Arial" w:cs="Arial"/>
          <w:sz w:val="24"/>
          <w:szCs w:val="24"/>
        </w:rPr>
      </w:pPr>
      <w:r w:rsidRPr="007F3E7C">
        <w:rPr>
          <w:rFonts w:ascii="Arial" w:hAnsi="Arial" w:cs="Arial"/>
          <w:sz w:val="24"/>
          <w:szCs w:val="24"/>
        </w:rPr>
        <w:t>Globalna - informacije se dobivaju od GPS-a i sl.</w:t>
      </w:r>
    </w:p>
    <w:p w14:paraId="0009A20B" w14:textId="66165C80"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 xml:space="preserve"> U s</w:t>
      </w:r>
      <w:r w:rsidR="00E60ED5">
        <w:rPr>
          <w:rFonts w:ascii="Arial" w:hAnsi="Arial" w:cs="Arial"/>
          <w:sz w:val="24"/>
          <w:szCs w:val="24"/>
        </w:rPr>
        <w:t xml:space="preserve">ljedećem tekstu riječ </w:t>
      </w:r>
      <w:r w:rsidR="00851FE5">
        <w:rPr>
          <w:rFonts w:ascii="Arial" w:hAnsi="Arial" w:cs="Arial"/>
          <w:sz w:val="24"/>
          <w:szCs w:val="24"/>
        </w:rPr>
        <w:t>značajka</w:t>
      </w:r>
      <w:r w:rsidRPr="007F3E7C">
        <w:rPr>
          <w:rFonts w:ascii="Arial" w:hAnsi="Arial" w:cs="Arial"/>
          <w:sz w:val="24"/>
          <w:szCs w:val="24"/>
        </w:rPr>
        <w:t xml:space="preserve">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feature</w:t>
      </w:r>
      <w:proofErr w:type="spellEnd"/>
      <w:r w:rsidRPr="007F3E7C">
        <w:rPr>
          <w:rFonts w:ascii="Arial" w:hAnsi="Arial" w:cs="Arial"/>
          <w:sz w:val="24"/>
          <w:szCs w:val="24"/>
        </w:rPr>
        <w:t>) podrazumijeva uočljiv atribut ili aspekt nekog predmeta.</w:t>
      </w:r>
    </w:p>
    <w:p w14:paraId="1473BD5F" w14:textId="2EF4D8A7"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Jedna od najjednostavnijih metoda je "Metoda najmanj</w:t>
      </w:r>
      <w:r w:rsidR="00851FE5">
        <w:rPr>
          <w:rFonts w:ascii="Arial" w:hAnsi="Arial" w:cs="Arial"/>
          <w:sz w:val="24"/>
          <w:szCs w:val="24"/>
        </w:rPr>
        <w:t>ih</w:t>
      </w:r>
      <w:r w:rsidRPr="007F3E7C">
        <w:rPr>
          <w:rFonts w:ascii="Arial" w:hAnsi="Arial" w:cs="Arial"/>
          <w:sz w:val="24"/>
          <w:szCs w:val="24"/>
        </w:rPr>
        <w:t xml:space="preserve"> kvadrata"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Least</w:t>
      </w:r>
      <w:proofErr w:type="spellEnd"/>
      <w:r w:rsidRPr="007F3E7C">
        <w:rPr>
          <w:rFonts w:ascii="Arial" w:hAnsi="Arial" w:cs="Arial"/>
          <w:sz w:val="24"/>
          <w:szCs w:val="24"/>
        </w:rPr>
        <w:t xml:space="preserve"> </w:t>
      </w:r>
      <w:proofErr w:type="spellStart"/>
      <w:r w:rsidRPr="007F3E7C">
        <w:rPr>
          <w:rFonts w:ascii="Arial" w:hAnsi="Arial" w:cs="Arial"/>
          <w:sz w:val="24"/>
          <w:szCs w:val="24"/>
        </w:rPr>
        <w:t>Square</w:t>
      </w:r>
      <w:r w:rsidR="00851FE5">
        <w:rPr>
          <w:rFonts w:ascii="Arial" w:hAnsi="Arial" w:cs="Arial"/>
          <w:sz w:val="24"/>
          <w:szCs w:val="24"/>
        </w:rPr>
        <w:t>s</w:t>
      </w:r>
      <w:proofErr w:type="spellEnd"/>
      <w:r w:rsidRPr="007F3E7C">
        <w:rPr>
          <w:rFonts w:ascii="Arial" w:hAnsi="Arial" w:cs="Arial"/>
          <w:sz w:val="24"/>
          <w:szCs w:val="24"/>
        </w:rPr>
        <w:t xml:space="preserve"> </w:t>
      </w:r>
      <w:proofErr w:type="spellStart"/>
      <w:r w:rsidRPr="007F3E7C">
        <w:rPr>
          <w:rFonts w:ascii="Arial" w:hAnsi="Arial" w:cs="Arial"/>
          <w:sz w:val="24"/>
          <w:szCs w:val="24"/>
        </w:rPr>
        <w:t>Error</w:t>
      </w:r>
      <w:proofErr w:type="spellEnd"/>
      <w:r w:rsidRPr="007F3E7C">
        <w:rPr>
          <w:rFonts w:ascii="Arial" w:hAnsi="Arial" w:cs="Arial"/>
          <w:sz w:val="24"/>
          <w:szCs w:val="24"/>
        </w:rPr>
        <w:t xml:space="preserve">) </w:t>
      </w:r>
      <w:r w:rsidR="00851FE5">
        <w:rPr>
          <w:rFonts w:ascii="Arial" w:hAnsi="Arial" w:cs="Arial"/>
          <w:sz w:val="24"/>
          <w:szCs w:val="24"/>
        </w:rPr>
        <w:t>gdje se koristi metoda najmanjih</w:t>
      </w:r>
      <w:r w:rsidRPr="007F3E7C">
        <w:rPr>
          <w:rFonts w:ascii="Arial" w:hAnsi="Arial" w:cs="Arial"/>
          <w:sz w:val="24"/>
          <w:szCs w:val="24"/>
        </w:rPr>
        <w:t xml:space="preserve"> kvadrata za regresijsku analizu podataka. Cilj te metode jest </w:t>
      </w:r>
      <w:proofErr w:type="spellStart"/>
      <w:r w:rsidRPr="007F3E7C">
        <w:rPr>
          <w:rFonts w:ascii="Arial" w:hAnsi="Arial" w:cs="Arial"/>
          <w:sz w:val="24"/>
          <w:szCs w:val="24"/>
        </w:rPr>
        <w:t>minimizacija</w:t>
      </w:r>
      <w:proofErr w:type="spellEnd"/>
      <w:r w:rsidRPr="007F3E7C">
        <w:rPr>
          <w:rFonts w:ascii="Arial" w:hAnsi="Arial" w:cs="Arial"/>
          <w:sz w:val="24"/>
          <w:szCs w:val="24"/>
        </w:rPr>
        <w:t xml:space="preserve"> pogreške gdje robot jest i gdje bi robot trebao biti tj. ona okvirno procjenjuje gradijent funkcije pomaka robota. </w:t>
      </w:r>
    </w:p>
    <w:p w14:paraId="77E5AF8A" w14:textId="26B065F3" w:rsidR="12A58DD4" w:rsidRPr="007F3E7C" w:rsidRDefault="00AF4B39" w:rsidP="00D76A14">
      <w:pPr>
        <w:spacing w:line="360" w:lineRule="auto"/>
        <w:ind w:left="360"/>
        <w:jc w:val="both"/>
        <w:rPr>
          <w:rFonts w:ascii="Arial" w:hAnsi="Arial" w:cs="Arial"/>
          <w:sz w:val="24"/>
          <w:szCs w:val="24"/>
        </w:rPr>
      </w:pPr>
      <w:r>
        <w:rPr>
          <w:rFonts w:ascii="Arial" w:hAnsi="Arial" w:cs="Arial"/>
          <w:sz w:val="24"/>
          <w:szCs w:val="24"/>
        </w:rPr>
        <w:t>Prać</w:t>
      </w:r>
      <w:r w:rsidR="12A58DD4" w:rsidRPr="007F3E7C">
        <w:rPr>
          <w:rFonts w:ascii="Arial" w:hAnsi="Arial" w:cs="Arial"/>
          <w:sz w:val="24"/>
          <w:szCs w:val="24"/>
        </w:rPr>
        <w:t>enje pozicije (</w:t>
      </w:r>
      <w:proofErr w:type="spellStart"/>
      <w:r w:rsidR="12A58DD4" w:rsidRPr="007F3E7C">
        <w:rPr>
          <w:rFonts w:ascii="Arial" w:hAnsi="Arial" w:cs="Arial"/>
          <w:sz w:val="24"/>
          <w:szCs w:val="24"/>
        </w:rPr>
        <w:t>eng</w:t>
      </w:r>
      <w:proofErr w:type="spellEnd"/>
      <w:r w:rsidR="12A58DD4" w:rsidRPr="007F3E7C">
        <w:rPr>
          <w:rFonts w:ascii="Arial" w:hAnsi="Arial" w:cs="Arial"/>
          <w:sz w:val="24"/>
          <w:szCs w:val="24"/>
        </w:rPr>
        <w:t xml:space="preserve">. </w:t>
      </w:r>
      <w:proofErr w:type="spellStart"/>
      <w:r w:rsidR="12A58DD4" w:rsidRPr="007F3E7C">
        <w:rPr>
          <w:rFonts w:ascii="Arial" w:hAnsi="Arial" w:cs="Arial"/>
          <w:sz w:val="24"/>
          <w:szCs w:val="24"/>
        </w:rPr>
        <w:t>Pose</w:t>
      </w:r>
      <w:proofErr w:type="spellEnd"/>
      <w:r w:rsidR="12A58DD4" w:rsidRPr="007F3E7C">
        <w:rPr>
          <w:rFonts w:ascii="Arial" w:hAnsi="Arial" w:cs="Arial"/>
          <w:sz w:val="24"/>
          <w:szCs w:val="24"/>
        </w:rPr>
        <w:t xml:space="preserve"> </w:t>
      </w:r>
      <w:proofErr w:type="spellStart"/>
      <w:r w:rsidR="12A58DD4" w:rsidRPr="007F3E7C">
        <w:rPr>
          <w:rFonts w:ascii="Arial" w:hAnsi="Arial" w:cs="Arial"/>
          <w:sz w:val="24"/>
          <w:szCs w:val="24"/>
        </w:rPr>
        <w:t>Tracking</w:t>
      </w:r>
      <w:proofErr w:type="spellEnd"/>
      <w:r w:rsidR="12A58DD4" w:rsidRPr="007F3E7C">
        <w:rPr>
          <w:rFonts w:ascii="Arial" w:hAnsi="Arial" w:cs="Arial"/>
          <w:sz w:val="24"/>
          <w:szCs w:val="24"/>
        </w:rPr>
        <w:t>) metoda se kor</w:t>
      </w:r>
      <w:r>
        <w:rPr>
          <w:rFonts w:ascii="Arial" w:hAnsi="Arial" w:cs="Arial"/>
          <w:sz w:val="24"/>
          <w:szCs w:val="24"/>
        </w:rPr>
        <w:t>i</w:t>
      </w:r>
      <w:r w:rsidR="12A58DD4" w:rsidRPr="007F3E7C">
        <w:rPr>
          <w:rFonts w:ascii="Arial" w:hAnsi="Arial" w:cs="Arial"/>
          <w:sz w:val="24"/>
          <w:szCs w:val="24"/>
        </w:rPr>
        <w:t xml:space="preserve">sti kada je poznata početna pozicija robota pa je potrebno samo pratiti njegovu poziciju kroz vrijeme. Metoda koristi ekstrakciju tj. izdvajanje </w:t>
      </w:r>
      <w:r w:rsidR="00851FE5">
        <w:rPr>
          <w:rFonts w:ascii="Arial" w:hAnsi="Arial" w:cs="Arial"/>
          <w:sz w:val="24"/>
          <w:szCs w:val="24"/>
        </w:rPr>
        <w:t>značajki</w:t>
      </w:r>
      <w:r w:rsidR="12A58DD4" w:rsidRPr="007F3E7C">
        <w:rPr>
          <w:rFonts w:ascii="Arial" w:hAnsi="Arial" w:cs="Arial"/>
          <w:sz w:val="24"/>
          <w:szCs w:val="24"/>
        </w:rPr>
        <w:t xml:space="preserve"> okoline koje se mogu uspoređivati te se tako kroz vrijeme može pratiti promjena položaja nekih uočljivih objekata.</w:t>
      </w:r>
    </w:p>
    <w:p w14:paraId="6BAADE9B" w14:textId="1238269E"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Metoda višestrukih hipoteza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Multiple</w:t>
      </w:r>
      <w:proofErr w:type="spellEnd"/>
      <w:r w:rsidRPr="007F3E7C">
        <w:rPr>
          <w:rFonts w:ascii="Arial" w:hAnsi="Arial" w:cs="Arial"/>
          <w:sz w:val="24"/>
          <w:szCs w:val="24"/>
        </w:rPr>
        <w:t xml:space="preserve"> </w:t>
      </w:r>
      <w:proofErr w:type="spellStart"/>
      <w:r w:rsidRPr="007F3E7C">
        <w:rPr>
          <w:rFonts w:ascii="Arial" w:hAnsi="Arial" w:cs="Arial"/>
          <w:sz w:val="24"/>
          <w:szCs w:val="24"/>
        </w:rPr>
        <w:t>Hypotesis</w:t>
      </w:r>
      <w:proofErr w:type="spellEnd"/>
      <w:r w:rsidRPr="007F3E7C">
        <w:rPr>
          <w:rFonts w:ascii="Arial" w:hAnsi="Arial" w:cs="Arial"/>
          <w:sz w:val="24"/>
          <w:szCs w:val="24"/>
        </w:rPr>
        <w:t xml:space="preserve"> </w:t>
      </w:r>
      <w:proofErr w:type="spellStart"/>
      <w:r w:rsidRPr="007F3E7C">
        <w:rPr>
          <w:rFonts w:ascii="Arial" w:hAnsi="Arial" w:cs="Arial"/>
          <w:sz w:val="24"/>
          <w:szCs w:val="24"/>
        </w:rPr>
        <w:t>Localization</w:t>
      </w:r>
      <w:proofErr w:type="spellEnd"/>
      <w:r w:rsidRPr="007F3E7C">
        <w:rPr>
          <w:rFonts w:ascii="Arial" w:hAnsi="Arial" w:cs="Arial"/>
          <w:sz w:val="24"/>
          <w:szCs w:val="24"/>
        </w:rPr>
        <w:t>) pretpostavlja da početna pozicija nije poznata ali je poznata topografija mape. U ovome slučaju početnu poziciju može robotu pridodati korisnik ili robot uvijek može započeti iz iste pozicije. Ideja iza ove metode je da se detektira svojstvo te se preko njega stvaraju hipoteze o položaju robota naspram toga objekta kojemu pripada to svojstvo. Može se stvoriti nova hipoteza ili se može poboljšati neka od prethodnih hipoteza ili ipak eliminirati.</w:t>
      </w:r>
    </w:p>
    <w:p w14:paraId="7B25F9AC" w14:textId="1728F70F" w:rsidR="007D21B6" w:rsidRDefault="007D21B6" w:rsidP="00D76A14">
      <w:pPr>
        <w:spacing w:line="360" w:lineRule="auto"/>
        <w:ind w:left="360"/>
        <w:jc w:val="both"/>
        <w:rPr>
          <w:rFonts w:ascii="Arial" w:hAnsi="Arial" w:cs="Arial"/>
          <w:sz w:val="24"/>
          <w:szCs w:val="24"/>
        </w:rPr>
      </w:pPr>
    </w:p>
    <w:p w14:paraId="2A7A2CEE" w14:textId="77777777" w:rsidR="007D21B6" w:rsidRDefault="007D21B6" w:rsidP="00D76A14">
      <w:pPr>
        <w:spacing w:line="360" w:lineRule="auto"/>
        <w:ind w:left="360"/>
        <w:jc w:val="both"/>
        <w:rPr>
          <w:rFonts w:ascii="Arial" w:hAnsi="Arial" w:cs="Arial"/>
          <w:sz w:val="24"/>
          <w:szCs w:val="24"/>
        </w:rPr>
      </w:pPr>
    </w:p>
    <w:p w14:paraId="0476EBA7" w14:textId="77777777" w:rsidR="007D21B6" w:rsidRDefault="007D21B6" w:rsidP="00D76A14">
      <w:pPr>
        <w:spacing w:line="360" w:lineRule="auto"/>
        <w:ind w:left="360"/>
        <w:jc w:val="both"/>
        <w:rPr>
          <w:rFonts w:ascii="Arial" w:hAnsi="Arial" w:cs="Arial"/>
          <w:sz w:val="24"/>
          <w:szCs w:val="24"/>
        </w:rPr>
      </w:pPr>
    </w:p>
    <w:p w14:paraId="43D4264D" w14:textId="4873259E"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lastRenderedPageBreak/>
        <w:t>Monte Carlo metoda (</w:t>
      </w:r>
      <w:proofErr w:type="spellStart"/>
      <w:r w:rsidRPr="007F3E7C">
        <w:rPr>
          <w:rFonts w:ascii="Arial" w:hAnsi="Arial" w:cs="Arial"/>
          <w:sz w:val="24"/>
          <w:szCs w:val="24"/>
        </w:rPr>
        <w:t>skr</w:t>
      </w:r>
      <w:proofErr w:type="spellEnd"/>
      <w:r w:rsidRPr="007F3E7C">
        <w:rPr>
          <w:rFonts w:ascii="Arial" w:hAnsi="Arial" w:cs="Arial"/>
          <w:sz w:val="24"/>
          <w:szCs w:val="24"/>
        </w:rPr>
        <w:t>. MCL) također poznata pod nazivom lokalizacija</w:t>
      </w:r>
      <w:r w:rsidR="00851FE5">
        <w:rPr>
          <w:rFonts w:ascii="Arial" w:hAnsi="Arial" w:cs="Arial"/>
          <w:sz w:val="24"/>
          <w:szCs w:val="24"/>
        </w:rPr>
        <w:t xml:space="preserve"> </w:t>
      </w:r>
      <w:proofErr w:type="spellStart"/>
      <w:r w:rsidR="00851FE5">
        <w:rPr>
          <w:rFonts w:ascii="Arial" w:hAnsi="Arial" w:cs="Arial"/>
          <w:sz w:val="24"/>
          <w:szCs w:val="24"/>
        </w:rPr>
        <w:t>čestičnim</w:t>
      </w:r>
      <w:proofErr w:type="spellEnd"/>
      <w:r w:rsidR="00851FE5">
        <w:rPr>
          <w:rFonts w:ascii="Arial" w:hAnsi="Arial" w:cs="Arial"/>
          <w:sz w:val="24"/>
          <w:szCs w:val="24"/>
        </w:rPr>
        <w:t xml:space="preserve"> filtrom</w:t>
      </w:r>
      <w:r w:rsidRPr="007F3E7C">
        <w:rPr>
          <w:rFonts w:ascii="Arial" w:hAnsi="Arial" w:cs="Arial"/>
          <w:sz w:val="24"/>
          <w:szCs w:val="24"/>
        </w:rPr>
        <w:t xml:space="preserve">. Provodi se estimacija pozicije i orijentacije robota kroz vrijeme kako se prati njegovo kretanje. Koristi </w:t>
      </w:r>
      <w:proofErr w:type="spellStart"/>
      <w:r w:rsidR="00851FE5">
        <w:rPr>
          <w:rFonts w:ascii="Arial" w:hAnsi="Arial" w:cs="Arial"/>
          <w:sz w:val="24"/>
          <w:szCs w:val="24"/>
        </w:rPr>
        <w:t>čestični</w:t>
      </w:r>
      <w:proofErr w:type="spellEnd"/>
      <w:r w:rsidR="00851FE5">
        <w:rPr>
          <w:rFonts w:ascii="Arial" w:hAnsi="Arial" w:cs="Arial"/>
          <w:sz w:val="24"/>
          <w:szCs w:val="24"/>
        </w:rPr>
        <w:t xml:space="preserve"> filter</w:t>
      </w:r>
      <w:r w:rsidRPr="007F3E7C">
        <w:rPr>
          <w:rFonts w:ascii="Arial" w:hAnsi="Arial" w:cs="Arial"/>
          <w:sz w:val="24"/>
          <w:szCs w:val="24"/>
        </w:rPr>
        <w:t xml:space="preserve"> kao reprezentacija distribucije vjerojatnih stanja opisanih</w:t>
      </w:r>
      <w:r w:rsidR="00AF4B39">
        <w:rPr>
          <w:rFonts w:ascii="Arial" w:hAnsi="Arial" w:cs="Arial"/>
          <w:sz w:val="24"/>
          <w:szCs w:val="24"/>
        </w:rPr>
        <w:t xml:space="preserve"> orijentacijom i pozicijom tj. s</w:t>
      </w:r>
      <w:r w:rsidRPr="007F3E7C">
        <w:rPr>
          <w:rFonts w:ascii="Arial" w:hAnsi="Arial" w:cs="Arial"/>
          <w:sz w:val="24"/>
          <w:szCs w:val="24"/>
        </w:rPr>
        <w:t>vaka čestica predstavlja jednu hipotezu o stanju robota.  Algoritam započinje s uniformnom raspodjelom stanja te se tijekom vremena ističu one hipoteze koje najvjerojatnije opisuju stanje robota tj. filtriraju se čestice.</w:t>
      </w:r>
    </w:p>
    <w:p w14:paraId="7A1FE97F" w14:textId="610B6AD1" w:rsidR="12A58DD4" w:rsidRPr="007F3E7C" w:rsidRDefault="12A58DD4" w:rsidP="00D76A14">
      <w:pPr>
        <w:spacing w:line="360" w:lineRule="auto"/>
        <w:ind w:left="360"/>
        <w:jc w:val="both"/>
        <w:rPr>
          <w:rFonts w:ascii="Arial" w:hAnsi="Arial" w:cs="Arial"/>
          <w:sz w:val="24"/>
          <w:szCs w:val="24"/>
        </w:rPr>
      </w:pPr>
      <w:r w:rsidRPr="007F3E7C">
        <w:rPr>
          <w:rFonts w:ascii="Arial" w:hAnsi="Arial" w:cs="Arial"/>
          <w:sz w:val="24"/>
          <w:szCs w:val="24"/>
        </w:rPr>
        <w:t>Metoda iteracije najbližih točaka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Iterative</w:t>
      </w:r>
      <w:proofErr w:type="spellEnd"/>
      <w:r w:rsidRPr="007F3E7C">
        <w:rPr>
          <w:rFonts w:ascii="Arial" w:hAnsi="Arial" w:cs="Arial"/>
          <w:sz w:val="24"/>
          <w:szCs w:val="24"/>
        </w:rPr>
        <w:t xml:space="preserve"> </w:t>
      </w:r>
      <w:proofErr w:type="spellStart"/>
      <w:r w:rsidRPr="007F3E7C">
        <w:rPr>
          <w:rFonts w:ascii="Arial" w:hAnsi="Arial" w:cs="Arial"/>
          <w:sz w:val="24"/>
          <w:szCs w:val="24"/>
        </w:rPr>
        <w:t>Closest</w:t>
      </w:r>
      <w:proofErr w:type="spellEnd"/>
      <w:r w:rsidRPr="007F3E7C">
        <w:rPr>
          <w:rFonts w:ascii="Arial" w:hAnsi="Arial" w:cs="Arial"/>
          <w:sz w:val="24"/>
          <w:szCs w:val="24"/>
        </w:rPr>
        <w:t xml:space="preserve"> </w:t>
      </w:r>
      <w:proofErr w:type="spellStart"/>
      <w:r w:rsidRPr="007F3E7C">
        <w:rPr>
          <w:rFonts w:ascii="Arial" w:hAnsi="Arial" w:cs="Arial"/>
          <w:sz w:val="24"/>
          <w:szCs w:val="24"/>
        </w:rPr>
        <w:t>Point</w:t>
      </w:r>
      <w:proofErr w:type="spellEnd"/>
      <w:r w:rsidRPr="007F3E7C">
        <w:rPr>
          <w:rFonts w:ascii="Arial" w:hAnsi="Arial" w:cs="Arial"/>
          <w:sz w:val="24"/>
          <w:szCs w:val="24"/>
        </w:rPr>
        <w:t xml:space="preserve">) minimizira razliku između dvije skupine točaka tako da iterira između svake dvije točke te pronalazi onu kombinaciju koja daje najmanju grešku. Često se koristi pri rekonstrukciji 2D ili 3D površina nakon skeniranja. Tijekom izvođenja te metode jedna skupina točaka je fiksna tj. referentna dok se druga transformira tako da se najbolje slažu koordinatama u referentnom skupu. Postoje mnoge varijante ICP-a od kojih su </w:t>
      </w:r>
      <w:proofErr w:type="spellStart"/>
      <w:r w:rsidRPr="007F3E7C">
        <w:rPr>
          <w:rFonts w:ascii="Arial" w:hAnsi="Arial" w:cs="Arial"/>
          <w:sz w:val="24"/>
          <w:szCs w:val="24"/>
        </w:rPr>
        <w:t>point</w:t>
      </w:r>
      <w:proofErr w:type="spellEnd"/>
      <w:r w:rsidRPr="007F3E7C">
        <w:rPr>
          <w:rFonts w:ascii="Arial" w:hAnsi="Arial" w:cs="Arial"/>
          <w:sz w:val="24"/>
          <w:szCs w:val="24"/>
        </w:rPr>
        <w:t>-to-</w:t>
      </w:r>
      <w:proofErr w:type="spellStart"/>
      <w:r w:rsidRPr="007F3E7C">
        <w:rPr>
          <w:rFonts w:ascii="Arial" w:hAnsi="Arial" w:cs="Arial"/>
          <w:sz w:val="24"/>
          <w:szCs w:val="24"/>
        </w:rPr>
        <w:t>point</w:t>
      </w:r>
      <w:proofErr w:type="spellEnd"/>
      <w:r w:rsidRPr="007F3E7C">
        <w:rPr>
          <w:rFonts w:ascii="Arial" w:hAnsi="Arial" w:cs="Arial"/>
          <w:sz w:val="24"/>
          <w:szCs w:val="24"/>
        </w:rPr>
        <w:t xml:space="preserve"> (usporedba točka-točka) , </w:t>
      </w:r>
      <w:proofErr w:type="spellStart"/>
      <w:r w:rsidRPr="007F3E7C">
        <w:rPr>
          <w:rFonts w:ascii="Arial" w:hAnsi="Arial" w:cs="Arial"/>
          <w:sz w:val="24"/>
          <w:szCs w:val="24"/>
        </w:rPr>
        <w:t>point</w:t>
      </w:r>
      <w:proofErr w:type="spellEnd"/>
      <w:r w:rsidRPr="007F3E7C">
        <w:rPr>
          <w:rFonts w:ascii="Arial" w:hAnsi="Arial" w:cs="Arial"/>
          <w:sz w:val="24"/>
          <w:szCs w:val="24"/>
        </w:rPr>
        <w:t xml:space="preserve">-to-plane (usporedba točke-površina) i </w:t>
      </w:r>
      <w:proofErr w:type="spellStart"/>
      <w:r w:rsidRPr="007F3E7C">
        <w:rPr>
          <w:rFonts w:ascii="Arial" w:hAnsi="Arial" w:cs="Arial"/>
          <w:sz w:val="24"/>
          <w:szCs w:val="24"/>
        </w:rPr>
        <w:t>point</w:t>
      </w:r>
      <w:proofErr w:type="spellEnd"/>
      <w:r w:rsidRPr="007F3E7C">
        <w:rPr>
          <w:rFonts w:ascii="Arial" w:hAnsi="Arial" w:cs="Arial"/>
          <w:sz w:val="24"/>
          <w:szCs w:val="24"/>
        </w:rPr>
        <w:t xml:space="preserve">-to-line (usporedba točka-linija) najpopularnije. </w:t>
      </w:r>
    </w:p>
    <w:p w14:paraId="3A3FD675" w14:textId="27EF0E13" w:rsidR="12A58DD4" w:rsidRDefault="33080DAC" w:rsidP="00D76A14">
      <w:pPr>
        <w:spacing w:line="360" w:lineRule="auto"/>
        <w:ind w:left="360"/>
        <w:jc w:val="both"/>
        <w:rPr>
          <w:rFonts w:ascii="Arial" w:hAnsi="Arial" w:cs="Arial"/>
          <w:sz w:val="24"/>
          <w:szCs w:val="24"/>
        </w:rPr>
      </w:pPr>
      <w:r w:rsidRPr="007F3E7C">
        <w:rPr>
          <w:rFonts w:ascii="Arial" w:hAnsi="Arial" w:cs="Arial"/>
          <w:sz w:val="24"/>
          <w:szCs w:val="24"/>
        </w:rPr>
        <w:t>Metoda usporedbe očitanja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Scan</w:t>
      </w:r>
      <w:proofErr w:type="spellEnd"/>
      <w:r w:rsidRPr="007F3E7C">
        <w:rPr>
          <w:rFonts w:ascii="Arial" w:hAnsi="Arial" w:cs="Arial"/>
          <w:sz w:val="24"/>
          <w:szCs w:val="24"/>
        </w:rPr>
        <w:t xml:space="preserve"> </w:t>
      </w:r>
      <w:proofErr w:type="spellStart"/>
      <w:r w:rsidRPr="007F3E7C">
        <w:rPr>
          <w:rFonts w:ascii="Arial" w:hAnsi="Arial" w:cs="Arial"/>
          <w:sz w:val="24"/>
          <w:szCs w:val="24"/>
        </w:rPr>
        <w:t>Matching</w:t>
      </w:r>
      <w:proofErr w:type="spellEnd"/>
      <w:r w:rsidRPr="007F3E7C">
        <w:rPr>
          <w:rFonts w:ascii="Arial" w:hAnsi="Arial" w:cs="Arial"/>
          <w:sz w:val="24"/>
          <w:szCs w:val="24"/>
        </w:rPr>
        <w:t xml:space="preserve">) koristi dva uzastopna očitanja senzora robota poput lasera, </w:t>
      </w:r>
      <w:proofErr w:type="spellStart"/>
      <w:r w:rsidRPr="007F3E7C">
        <w:rPr>
          <w:rFonts w:ascii="Arial" w:hAnsi="Arial" w:cs="Arial"/>
          <w:sz w:val="24"/>
          <w:szCs w:val="24"/>
        </w:rPr>
        <w:t>sonara</w:t>
      </w:r>
      <w:proofErr w:type="spellEnd"/>
      <w:r w:rsidRPr="007F3E7C">
        <w:rPr>
          <w:rFonts w:ascii="Arial" w:hAnsi="Arial" w:cs="Arial"/>
          <w:sz w:val="24"/>
          <w:szCs w:val="24"/>
        </w:rPr>
        <w:t>, … da se pronađe relativan pomak robota u prostoru. Razlike između dva očitanja senzora se mogu uočiti vrlo lako zbog učestalosti skeniranja tj. frekvencije dohvaćanja senzorskih podataka te o gustoći lasera kojih uglavnom ima od nekoliko stotina do nekoliko tisuća. Načina na koji se zapravo traže razlike između dva očitanja ima mnogo. Koriste se laseri (</w:t>
      </w:r>
      <w:proofErr w:type="spellStart"/>
      <w:r w:rsidRPr="007F3E7C">
        <w:rPr>
          <w:rFonts w:ascii="Arial" w:hAnsi="Arial" w:cs="Arial"/>
          <w:sz w:val="24"/>
          <w:szCs w:val="24"/>
        </w:rPr>
        <w:t>eng</w:t>
      </w:r>
      <w:proofErr w:type="spellEnd"/>
      <w:r w:rsidRPr="007F3E7C">
        <w:rPr>
          <w:rFonts w:ascii="Arial" w:hAnsi="Arial" w:cs="Arial"/>
          <w:sz w:val="24"/>
          <w:szCs w:val="24"/>
        </w:rPr>
        <w:t xml:space="preserve">. Laser </w:t>
      </w:r>
      <w:proofErr w:type="spellStart"/>
      <w:r w:rsidRPr="007F3E7C">
        <w:rPr>
          <w:rFonts w:ascii="Arial" w:hAnsi="Arial" w:cs="Arial"/>
          <w:sz w:val="24"/>
          <w:szCs w:val="24"/>
        </w:rPr>
        <w:t>Range</w:t>
      </w:r>
      <w:proofErr w:type="spellEnd"/>
      <w:r w:rsidRPr="007F3E7C">
        <w:rPr>
          <w:rFonts w:ascii="Arial" w:hAnsi="Arial" w:cs="Arial"/>
          <w:sz w:val="24"/>
          <w:szCs w:val="24"/>
        </w:rPr>
        <w:t xml:space="preserve"> </w:t>
      </w:r>
      <w:proofErr w:type="spellStart"/>
      <w:r w:rsidRPr="007F3E7C">
        <w:rPr>
          <w:rFonts w:ascii="Arial" w:hAnsi="Arial" w:cs="Arial"/>
          <w:sz w:val="24"/>
          <w:szCs w:val="24"/>
        </w:rPr>
        <w:t>Finders</w:t>
      </w:r>
      <w:proofErr w:type="spellEnd"/>
      <w:r w:rsidRPr="007F3E7C">
        <w:rPr>
          <w:rFonts w:ascii="Arial" w:hAnsi="Arial" w:cs="Arial"/>
          <w:sz w:val="24"/>
          <w:szCs w:val="24"/>
        </w:rPr>
        <w:t>) da bi vidio prepreke i odometrija kotača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Wheel Odometry) da dobije okvirno stanje robota. Odometrija iz kotača ima određenu grešku zbog </w:t>
      </w:r>
      <w:proofErr w:type="spellStart"/>
      <w:r w:rsidRPr="007F3E7C">
        <w:rPr>
          <w:rFonts w:ascii="Arial" w:hAnsi="Arial" w:cs="Arial"/>
          <w:sz w:val="24"/>
          <w:szCs w:val="24"/>
        </w:rPr>
        <w:t>proklizavanja</w:t>
      </w:r>
      <w:proofErr w:type="spellEnd"/>
      <w:r w:rsidRPr="007F3E7C">
        <w:rPr>
          <w:rFonts w:ascii="Arial" w:hAnsi="Arial" w:cs="Arial"/>
          <w:sz w:val="24"/>
          <w:szCs w:val="24"/>
        </w:rPr>
        <w:t xml:space="preserve"> kotača ili nekog drugog razloga te se ona tada ispravlja pomoću izračunatih vrijednosti odometrije iz lasera. U ovom radu će biti opisan te implementiran način pronalaženja odometrije pomoću korelacije </w:t>
      </w:r>
      <w:proofErr w:type="spellStart"/>
      <w:r w:rsidRPr="007F3E7C">
        <w:rPr>
          <w:rFonts w:ascii="Arial" w:hAnsi="Arial" w:cs="Arial"/>
          <w:sz w:val="24"/>
          <w:szCs w:val="24"/>
        </w:rPr>
        <w:t>histograma</w:t>
      </w:r>
      <w:proofErr w:type="spellEnd"/>
      <w:r w:rsidRPr="007F3E7C">
        <w:rPr>
          <w:rFonts w:ascii="Arial" w:hAnsi="Arial" w:cs="Arial"/>
          <w:sz w:val="24"/>
          <w:szCs w:val="24"/>
        </w:rPr>
        <w:t xml:space="preserve"> podataka iz lasera.</w:t>
      </w:r>
    </w:p>
    <w:p w14:paraId="18FBAE5F" w14:textId="77777777" w:rsidR="007D21B6" w:rsidRPr="007F3E7C" w:rsidRDefault="007D21B6" w:rsidP="00D76A14">
      <w:pPr>
        <w:spacing w:line="360" w:lineRule="auto"/>
        <w:ind w:left="360"/>
        <w:jc w:val="both"/>
        <w:rPr>
          <w:rFonts w:ascii="Arial" w:hAnsi="Arial" w:cs="Arial"/>
          <w:sz w:val="24"/>
          <w:szCs w:val="24"/>
        </w:rPr>
      </w:pPr>
    </w:p>
    <w:p w14:paraId="12944228" w14:textId="157A187D" w:rsidR="33080DAC" w:rsidRPr="00774AEE" w:rsidRDefault="33080DAC" w:rsidP="00216A6B">
      <w:pPr>
        <w:pStyle w:val="stilstil"/>
        <w:rPr>
          <w:rStyle w:val="BookTitle"/>
          <w:b/>
          <w:i w:val="0"/>
        </w:rPr>
      </w:pPr>
      <w:bookmarkStart w:id="6" w:name="_Toc484018985"/>
      <w:r w:rsidRPr="00774AEE">
        <w:rPr>
          <w:rStyle w:val="BookTitle"/>
          <w:b/>
          <w:i w:val="0"/>
        </w:rPr>
        <w:lastRenderedPageBreak/>
        <w:t>Odometrija</w:t>
      </w:r>
      <w:bookmarkEnd w:id="6"/>
    </w:p>
    <w:p w14:paraId="5A170E74" w14:textId="77777777" w:rsidR="007D21B6" w:rsidRDefault="007D21B6" w:rsidP="00D76A14">
      <w:pPr>
        <w:spacing w:line="360" w:lineRule="auto"/>
        <w:ind w:left="360"/>
        <w:jc w:val="both"/>
        <w:rPr>
          <w:rFonts w:ascii="Arial" w:hAnsi="Arial" w:cs="Arial"/>
          <w:sz w:val="24"/>
          <w:szCs w:val="24"/>
        </w:rPr>
      </w:pPr>
    </w:p>
    <w:p w14:paraId="77E19936" w14:textId="35495A39" w:rsidR="33080DAC" w:rsidRPr="007F3E7C" w:rsidRDefault="33080DAC" w:rsidP="00D76A14">
      <w:pPr>
        <w:spacing w:line="360" w:lineRule="auto"/>
        <w:ind w:left="360"/>
        <w:jc w:val="both"/>
        <w:rPr>
          <w:rFonts w:ascii="Arial" w:hAnsi="Arial" w:cs="Arial"/>
          <w:sz w:val="24"/>
          <w:szCs w:val="24"/>
        </w:rPr>
      </w:pPr>
      <w:r w:rsidRPr="007F3E7C">
        <w:rPr>
          <w:rFonts w:ascii="Arial" w:hAnsi="Arial" w:cs="Arial"/>
          <w:sz w:val="24"/>
          <w:szCs w:val="24"/>
        </w:rPr>
        <w:t>Riječ odometrija dolazi od grčkih riječi "</w:t>
      </w:r>
      <w:proofErr w:type="spellStart"/>
      <w:r w:rsidRPr="007F3E7C">
        <w:rPr>
          <w:rFonts w:ascii="Arial" w:hAnsi="Arial" w:cs="Arial"/>
          <w:sz w:val="24"/>
          <w:szCs w:val="24"/>
        </w:rPr>
        <w:t>odos</w:t>
      </w:r>
      <w:proofErr w:type="spellEnd"/>
      <w:r w:rsidRPr="007F3E7C">
        <w:rPr>
          <w:rFonts w:ascii="Arial" w:hAnsi="Arial" w:cs="Arial"/>
          <w:sz w:val="24"/>
          <w:szCs w:val="24"/>
        </w:rPr>
        <w:t>" što znači "put" i "</w:t>
      </w:r>
      <w:proofErr w:type="spellStart"/>
      <w:r w:rsidRPr="007F3E7C">
        <w:rPr>
          <w:rFonts w:ascii="Arial" w:hAnsi="Arial" w:cs="Arial"/>
          <w:sz w:val="24"/>
          <w:szCs w:val="24"/>
        </w:rPr>
        <w:t>metron</w:t>
      </w:r>
      <w:proofErr w:type="spellEnd"/>
      <w:r w:rsidRPr="007F3E7C">
        <w:rPr>
          <w:rFonts w:ascii="Arial" w:hAnsi="Arial" w:cs="Arial"/>
          <w:sz w:val="24"/>
          <w:szCs w:val="24"/>
        </w:rPr>
        <w:t xml:space="preserve">" što znači mjeriti. Odometrija obuhvaća određivanje lokacije naspram početnog položaja od kuda je robot krenuo. Odometrija se najčešće određuje preko računanja puta kojega su proputovali kotači u vremenu. Odometrija nam govori koordinate robota bilo to u 2D ili 3D sustavu te nam govori smjer robota tj. Kut rotacije robota naspram početne rotacije koja je uglavnom 0 stupnjeva tj. radijana. S obzirom da robot može biti rotiran oko x, y i z osi tada se rotacija daje u posebnom formatu. </w:t>
      </w:r>
    </w:p>
    <w:p w14:paraId="337C6944" w14:textId="65EF817B" w:rsidR="33080DAC" w:rsidRPr="007F3E7C" w:rsidRDefault="4BF90087" w:rsidP="00D76A14">
      <w:pPr>
        <w:spacing w:line="360" w:lineRule="auto"/>
        <w:ind w:left="360"/>
        <w:jc w:val="both"/>
        <w:rPr>
          <w:rFonts w:ascii="Arial" w:hAnsi="Arial" w:cs="Arial"/>
          <w:sz w:val="24"/>
          <w:szCs w:val="24"/>
        </w:rPr>
      </w:pPr>
      <w:r w:rsidRPr="007F3E7C">
        <w:rPr>
          <w:rFonts w:ascii="Arial" w:hAnsi="Arial" w:cs="Arial"/>
          <w:sz w:val="24"/>
          <w:szCs w:val="24"/>
        </w:rPr>
        <w:t>Rotacija može biti prikazana kao rotacijska matrica veličine 3x3 te uglavnom prikazuje relativnu promjenu rotacije iz</w:t>
      </w:r>
      <w:r w:rsidR="006B377D">
        <w:rPr>
          <w:rFonts w:ascii="Arial" w:hAnsi="Arial" w:cs="Arial"/>
          <w:sz w:val="24"/>
          <w:szCs w:val="24"/>
        </w:rPr>
        <w:t xml:space="preserve">među dva koordinatna sustava </w:t>
      </w:r>
      <w:r w:rsidR="006B377D">
        <w:rPr>
          <w:rFonts w:ascii="Arial" w:hAnsi="Arial" w:cs="Arial"/>
          <w:b/>
          <w:sz w:val="24"/>
          <w:szCs w:val="24"/>
        </w:rPr>
        <w:t>A</w:t>
      </w:r>
      <w:r w:rsidR="006B377D">
        <w:rPr>
          <w:rFonts w:ascii="Arial" w:hAnsi="Arial" w:cs="Arial"/>
          <w:sz w:val="24"/>
          <w:szCs w:val="24"/>
        </w:rPr>
        <w:t xml:space="preserve"> i </w:t>
      </w:r>
      <w:r w:rsidR="006B377D">
        <w:rPr>
          <w:rFonts w:ascii="Arial" w:hAnsi="Arial" w:cs="Arial"/>
          <w:b/>
          <w:sz w:val="24"/>
          <w:szCs w:val="24"/>
        </w:rPr>
        <w:t>B</w:t>
      </w:r>
      <w:r w:rsidRPr="007F3E7C">
        <w:rPr>
          <w:rFonts w:ascii="Arial" w:hAnsi="Arial" w:cs="Arial"/>
          <w:sz w:val="24"/>
          <w:szCs w:val="24"/>
        </w:rPr>
        <w:t xml:space="preserve">. Na sljedećim slikama možemo vidjeti pripadne rotacijske matrice za </w:t>
      </w:r>
      <w:proofErr w:type="spellStart"/>
      <w:r w:rsidRPr="007F3E7C">
        <w:rPr>
          <w:rFonts w:ascii="Arial" w:hAnsi="Arial" w:cs="Arial"/>
          <w:sz w:val="24"/>
          <w:szCs w:val="24"/>
        </w:rPr>
        <w:t>za</w:t>
      </w:r>
      <w:proofErr w:type="spellEnd"/>
      <w:r w:rsidRPr="007F3E7C">
        <w:rPr>
          <w:rFonts w:ascii="Arial" w:hAnsi="Arial" w:cs="Arial"/>
          <w:sz w:val="24"/>
          <w:szCs w:val="24"/>
        </w:rPr>
        <w:t xml:space="preserve"> svaku od koordinatnih osi.</w:t>
      </w:r>
    </w:p>
    <w:p w14:paraId="6DAF54D8" w14:textId="7EF0D21A" w:rsidR="006375A8" w:rsidRPr="007F3E7C" w:rsidRDefault="00B62FA4" w:rsidP="33080DAC">
      <w:pPr>
        <w:spacing w:line="360" w:lineRule="auto"/>
        <w:ind w:left="360"/>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x</m:t>
              </m:r>
            </m:sub>
          </m:sSub>
          <m:r>
            <w:rPr>
              <w:rFonts w:ascii="Cambria Math" w:hAnsi="Cambria Math" w:cs="Arial"/>
              <w:sz w:val="24"/>
              <w:szCs w:val="24"/>
            </w:rPr>
            <m:t>(α)=</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0</m:t>
                    </m:r>
                  </m:e>
                  <m:e>
                    <m:r>
                      <m:rPr>
                        <m:sty m:val="p"/>
                      </m:rPr>
                      <w:rPr>
                        <w:rFonts w:ascii="Cambria Math" w:hAnsi="Cambria Math" w:cs="Arial"/>
                        <w:sz w:val="24"/>
                        <w:szCs w:val="24"/>
                      </w:rPr>
                      <m:t>cos⁡</m:t>
                    </m:r>
                    <m:r>
                      <w:rPr>
                        <w:rFonts w:ascii="Cambria Math" w:hAnsi="Cambria Math" w:cs="Arial"/>
                        <w:sz w:val="24"/>
                        <w:szCs w:val="24"/>
                      </w:rPr>
                      <m:t>(α)</m:t>
                    </m:r>
                  </m:e>
                  <m:e>
                    <m:r>
                      <w:rPr>
                        <w:rFonts w:ascii="Cambria Math" w:hAnsi="Cambria Math" w:cs="Arial"/>
                        <w:sz w:val="24"/>
                        <w:szCs w:val="24"/>
                      </w:rPr>
                      <m:t>-</m:t>
                    </m:r>
                    <m:r>
                      <m:rPr>
                        <m:sty m:val="p"/>
                      </m:rPr>
                      <w:rPr>
                        <w:rFonts w:ascii="Cambria Math" w:hAnsi="Cambria Math" w:cs="Arial"/>
                        <w:sz w:val="24"/>
                        <w:szCs w:val="24"/>
                      </w:rPr>
                      <m:t>sin⁡</m:t>
                    </m:r>
                    <m:r>
                      <w:rPr>
                        <w:rFonts w:ascii="Cambria Math" w:hAnsi="Cambria Math" w:cs="Arial"/>
                        <w:sz w:val="24"/>
                        <w:szCs w:val="24"/>
                      </w:rPr>
                      <m:t>(α)</m:t>
                    </m:r>
                  </m:e>
                </m:mr>
                <m:mr>
                  <m:e>
                    <m:r>
                      <w:rPr>
                        <w:rFonts w:ascii="Cambria Math" w:hAnsi="Cambria Math" w:cs="Arial"/>
                        <w:sz w:val="24"/>
                        <w:szCs w:val="24"/>
                      </w:rPr>
                      <m:t>0</m:t>
                    </m:r>
                  </m:e>
                  <m:e>
                    <m:r>
                      <m:rPr>
                        <m:sty m:val="p"/>
                      </m:rPr>
                      <w:rPr>
                        <w:rFonts w:ascii="Cambria Math" w:hAnsi="Cambria Math" w:cs="Arial"/>
                        <w:sz w:val="24"/>
                        <w:szCs w:val="24"/>
                      </w:rPr>
                      <m:t>sin⁡</m:t>
                    </m:r>
                    <m:r>
                      <w:rPr>
                        <w:rFonts w:ascii="Cambria Math" w:hAnsi="Cambria Math" w:cs="Arial"/>
                        <w:sz w:val="24"/>
                        <w:szCs w:val="24"/>
                      </w:rPr>
                      <m:t>(α)</m:t>
                    </m:r>
                  </m:e>
                  <m:e>
                    <m:r>
                      <m:rPr>
                        <m:sty m:val="p"/>
                      </m:rPr>
                      <w:rPr>
                        <w:rFonts w:ascii="Cambria Math" w:hAnsi="Cambria Math" w:cs="Arial"/>
                        <w:sz w:val="24"/>
                        <w:szCs w:val="24"/>
                      </w:rPr>
                      <m:t>cos⁡</m:t>
                    </m:r>
                    <m:r>
                      <w:rPr>
                        <w:rFonts w:ascii="Cambria Math" w:hAnsi="Cambria Math" w:cs="Arial"/>
                        <w:sz w:val="24"/>
                        <w:szCs w:val="24"/>
                      </w:rPr>
                      <m:t>(α)</m:t>
                    </m:r>
                  </m:e>
                </m:mr>
              </m:m>
            </m:e>
          </m:d>
        </m:oMath>
      </m:oMathPara>
    </w:p>
    <w:p w14:paraId="77B932DE" w14:textId="347F5D2F" w:rsidR="006375A8" w:rsidRPr="007F3E7C" w:rsidRDefault="00B62FA4" w:rsidP="005B6D38">
      <w:pPr>
        <w:spacing w:line="360" w:lineRule="auto"/>
        <w:ind w:left="36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y</m:t>
              </m:r>
            </m:sub>
          </m:sSub>
          <m:r>
            <w:rPr>
              <w:rFonts w:ascii="Cambria Math" w:hAnsi="Cambria Math" w:cs="Arial"/>
              <w:sz w:val="24"/>
              <w:szCs w:val="24"/>
            </w:rPr>
            <m:t>(β)=</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m:rPr>
                        <m:sty m:val="p"/>
                      </m:rPr>
                      <w:rPr>
                        <w:rFonts w:ascii="Cambria Math" w:hAnsi="Cambria Math" w:cs="Arial"/>
                        <w:sz w:val="24"/>
                        <w:szCs w:val="24"/>
                      </w:rPr>
                      <m:t>cos⁡</m:t>
                    </m:r>
                    <m:r>
                      <w:rPr>
                        <w:rFonts w:ascii="Cambria Math" w:hAnsi="Cambria Math" w:cs="Arial"/>
                        <w:sz w:val="24"/>
                        <w:szCs w:val="24"/>
                      </w:rPr>
                      <m:t>(β)</m:t>
                    </m:r>
                  </m:e>
                  <m:e>
                    <m:r>
                      <w:rPr>
                        <w:rFonts w:ascii="Cambria Math" w:hAnsi="Cambria Math" w:cs="Arial"/>
                        <w:sz w:val="24"/>
                        <w:szCs w:val="24"/>
                      </w:rPr>
                      <m:t>0</m:t>
                    </m:r>
                  </m:e>
                  <m:e>
                    <m:r>
                      <m:rPr>
                        <m:sty m:val="p"/>
                      </m:rPr>
                      <w:rPr>
                        <w:rFonts w:ascii="Cambria Math" w:hAnsi="Cambria Math" w:cs="Arial"/>
                        <w:sz w:val="24"/>
                        <w:szCs w:val="24"/>
                      </w:rPr>
                      <m:t>sin⁡</m:t>
                    </m:r>
                    <m:r>
                      <w:rPr>
                        <w:rFonts w:ascii="Cambria Math" w:hAnsi="Cambria Math" w:cs="Arial"/>
                        <w:sz w:val="24"/>
                        <w:szCs w:val="24"/>
                      </w:rPr>
                      <m:t>(β)</m:t>
                    </m:r>
                  </m:e>
                </m:mr>
                <m:mr>
                  <m:e>
                    <m:r>
                      <m:rPr>
                        <m:sty m:val="p"/>
                      </m:rPr>
                      <w:rPr>
                        <w:rFonts w:ascii="Cambria Math" w:hAnsi="Cambria Math" w:cs="Arial"/>
                        <w:sz w:val="24"/>
                        <w:szCs w:val="24"/>
                      </w:rPr>
                      <m:t>0</m:t>
                    </m:r>
                  </m:e>
                  <m:e>
                    <m:r>
                      <w:rPr>
                        <w:rFonts w:ascii="Cambria Math" w:hAnsi="Cambria Math" w:cs="Arial"/>
                        <w:sz w:val="24"/>
                        <w:szCs w:val="24"/>
                      </w:rPr>
                      <m:t>1</m:t>
                    </m:r>
                  </m:e>
                  <m:e>
                    <m:r>
                      <m:rPr>
                        <m:sty m:val="p"/>
                      </m:rPr>
                      <w:rPr>
                        <w:rFonts w:ascii="Cambria Math" w:hAnsi="Cambria Math" w:cs="Arial"/>
                        <w:sz w:val="24"/>
                        <w:szCs w:val="24"/>
                      </w:rPr>
                      <m:t>0</m:t>
                    </m:r>
                  </m:e>
                </m:mr>
                <m:mr>
                  <m:e>
                    <m:r>
                      <w:rPr>
                        <w:rFonts w:ascii="Cambria Math" w:hAnsi="Cambria Math" w:cs="Arial"/>
                        <w:sz w:val="24"/>
                        <w:szCs w:val="24"/>
                      </w:rPr>
                      <m:t>-</m:t>
                    </m:r>
                    <m:r>
                      <m:rPr>
                        <m:sty m:val="p"/>
                      </m:rPr>
                      <w:rPr>
                        <w:rFonts w:ascii="Cambria Math" w:hAnsi="Cambria Math" w:cs="Arial"/>
                        <w:sz w:val="24"/>
                        <w:szCs w:val="24"/>
                      </w:rPr>
                      <m:t>sin⁡</m:t>
                    </m:r>
                    <m:r>
                      <w:rPr>
                        <w:rFonts w:ascii="Cambria Math" w:hAnsi="Cambria Math" w:cs="Arial"/>
                        <w:sz w:val="24"/>
                        <w:szCs w:val="24"/>
                      </w:rPr>
                      <m:t>(β)</m:t>
                    </m:r>
                  </m:e>
                  <m:e>
                    <m:r>
                      <m:rPr>
                        <m:sty m:val="p"/>
                      </m:rPr>
                      <w:rPr>
                        <w:rFonts w:ascii="Cambria Math" w:hAnsi="Cambria Math" w:cs="Arial"/>
                        <w:sz w:val="24"/>
                        <w:szCs w:val="24"/>
                      </w:rPr>
                      <m:t>0</m:t>
                    </m:r>
                  </m:e>
                  <m:e>
                    <m:r>
                      <m:rPr>
                        <m:sty m:val="p"/>
                      </m:rPr>
                      <w:rPr>
                        <w:rFonts w:ascii="Cambria Math" w:hAnsi="Cambria Math" w:cs="Arial"/>
                        <w:sz w:val="24"/>
                        <w:szCs w:val="24"/>
                      </w:rPr>
                      <m:t>cos⁡</m:t>
                    </m:r>
                    <m:r>
                      <w:rPr>
                        <w:rFonts w:ascii="Cambria Math" w:hAnsi="Cambria Math" w:cs="Arial"/>
                        <w:sz w:val="24"/>
                        <w:szCs w:val="24"/>
                      </w:rPr>
                      <m:t>(β)</m:t>
                    </m:r>
                  </m:e>
                </m:mr>
              </m:m>
            </m:e>
          </m:d>
        </m:oMath>
      </m:oMathPara>
    </w:p>
    <w:p w14:paraId="213C291A" w14:textId="5482F5C2" w:rsidR="33080DAC" w:rsidRPr="007F3E7C" w:rsidRDefault="00B62FA4" w:rsidP="00842B4B">
      <w:pPr>
        <w:spacing w:line="360" w:lineRule="auto"/>
        <w:ind w:left="36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z</m:t>
              </m:r>
            </m:sub>
          </m:sSub>
          <m:r>
            <w:rPr>
              <w:rFonts w:ascii="Cambria Math" w:hAnsi="Cambria Math" w:cs="Arial"/>
              <w:sz w:val="24"/>
              <w:szCs w:val="24"/>
            </w:rPr>
            <m:t>(γ)=</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m:rPr>
                        <m:sty m:val="p"/>
                      </m:rPr>
                      <w:rPr>
                        <w:rFonts w:ascii="Cambria Math" w:hAnsi="Cambria Math" w:cs="Arial"/>
                        <w:sz w:val="24"/>
                        <w:szCs w:val="24"/>
                      </w:rPr>
                      <m:t>cos⁡</m:t>
                    </m:r>
                    <m:r>
                      <w:rPr>
                        <w:rFonts w:ascii="Cambria Math" w:hAnsi="Cambria Math" w:cs="Arial"/>
                        <w:sz w:val="24"/>
                        <w:szCs w:val="24"/>
                      </w:rPr>
                      <m:t>(γ)</m:t>
                    </m:r>
                  </m:e>
                  <m:e>
                    <m:r>
                      <w:rPr>
                        <w:rFonts w:ascii="Cambria Math" w:hAnsi="Cambria Math" w:cs="Arial"/>
                        <w:sz w:val="24"/>
                        <w:szCs w:val="24"/>
                      </w:rPr>
                      <m:t>-</m:t>
                    </m:r>
                    <m:r>
                      <m:rPr>
                        <m:sty m:val="p"/>
                      </m:rPr>
                      <w:rPr>
                        <w:rFonts w:ascii="Cambria Math" w:hAnsi="Cambria Math" w:cs="Arial"/>
                        <w:sz w:val="24"/>
                        <w:szCs w:val="24"/>
                      </w:rPr>
                      <m:t>sin⁡</m:t>
                    </m:r>
                    <m:r>
                      <w:rPr>
                        <w:rFonts w:ascii="Cambria Math" w:hAnsi="Cambria Math" w:cs="Arial"/>
                        <w:sz w:val="24"/>
                        <w:szCs w:val="24"/>
                      </w:rPr>
                      <m:t>(γ)</m:t>
                    </m:r>
                  </m:e>
                  <m:e>
                    <m:r>
                      <w:rPr>
                        <w:rFonts w:ascii="Cambria Math" w:hAnsi="Cambria Math" w:cs="Arial"/>
                        <w:sz w:val="24"/>
                        <w:szCs w:val="24"/>
                      </w:rPr>
                      <m:t>0</m:t>
                    </m:r>
                  </m:e>
                </m:mr>
                <m:mr>
                  <m:e>
                    <m:r>
                      <m:rPr>
                        <m:sty m:val="p"/>
                      </m:rPr>
                      <w:rPr>
                        <w:rFonts w:ascii="Cambria Math" w:hAnsi="Cambria Math" w:cs="Arial"/>
                        <w:sz w:val="24"/>
                        <w:szCs w:val="24"/>
                      </w:rPr>
                      <m:t>sin⁡</m:t>
                    </m:r>
                    <m:r>
                      <w:rPr>
                        <w:rFonts w:ascii="Cambria Math" w:hAnsi="Cambria Math" w:cs="Arial"/>
                        <w:sz w:val="24"/>
                        <w:szCs w:val="24"/>
                      </w:rPr>
                      <m:t>(γ)</m:t>
                    </m:r>
                  </m:e>
                  <m:e>
                    <m:r>
                      <m:rPr>
                        <m:sty m:val="p"/>
                      </m:rPr>
                      <w:rPr>
                        <w:rFonts w:ascii="Cambria Math" w:hAnsi="Cambria Math" w:cs="Arial"/>
                        <w:sz w:val="24"/>
                        <w:szCs w:val="24"/>
                      </w:rPr>
                      <m:t>cos⁡</m:t>
                    </m:r>
                    <m:r>
                      <w:rPr>
                        <w:rFonts w:ascii="Cambria Math" w:hAnsi="Cambria Math" w:cs="Arial"/>
                        <w:sz w:val="24"/>
                        <w:szCs w:val="24"/>
                      </w:rPr>
                      <m:t>(γ)</m:t>
                    </m:r>
                  </m:e>
                  <m:e>
                    <m:r>
                      <m:rPr>
                        <m:sty m:val="p"/>
                      </m:rPr>
                      <w:rPr>
                        <w:rFonts w:ascii="Cambria Math" w:hAnsi="Cambria Math" w:cs="Arial"/>
                        <w:sz w:val="24"/>
                        <w:szCs w:val="24"/>
                      </w:rPr>
                      <m:t>0</m:t>
                    </m:r>
                  </m:e>
                </m:mr>
                <m:mr>
                  <m:e>
                    <m:r>
                      <w:rPr>
                        <w:rFonts w:ascii="Cambria Math" w:hAnsi="Cambria Math" w:cs="Arial"/>
                        <w:sz w:val="24"/>
                        <w:szCs w:val="24"/>
                      </w:rPr>
                      <m:t>0</m:t>
                    </m:r>
                  </m:e>
                  <m:e>
                    <m:r>
                      <m:rPr>
                        <m:sty m:val="p"/>
                      </m:rPr>
                      <w:rPr>
                        <w:rFonts w:ascii="Cambria Math" w:hAnsi="Cambria Math" w:cs="Arial"/>
                        <w:sz w:val="24"/>
                        <w:szCs w:val="24"/>
                      </w:rPr>
                      <m:t>0</m:t>
                    </m:r>
                  </m:e>
                  <m:e>
                    <m:r>
                      <w:rPr>
                        <w:rFonts w:ascii="Cambria Math" w:hAnsi="Cambria Math" w:cs="Arial"/>
                        <w:sz w:val="24"/>
                        <w:szCs w:val="24"/>
                      </w:rPr>
                      <m:t>1</m:t>
                    </m:r>
                  </m:e>
                </m:mr>
              </m:m>
            </m:e>
          </m:d>
        </m:oMath>
      </m:oMathPara>
    </w:p>
    <w:p w14:paraId="2F851B5D" w14:textId="17B5EEBB" w:rsidR="33080DAC" w:rsidRPr="007F3E7C" w:rsidRDefault="4BF90087" w:rsidP="00D76A14">
      <w:pPr>
        <w:spacing w:line="360" w:lineRule="auto"/>
        <w:ind w:left="360"/>
        <w:jc w:val="both"/>
        <w:rPr>
          <w:rFonts w:ascii="Arial" w:hAnsi="Arial" w:cs="Arial"/>
          <w:sz w:val="24"/>
          <w:szCs w:val="24"/>
        </w:rPr>
      </w:pPr>
      <w:r w:rsidRPr="007F3E7C">
        <w:rPr>
          <w:rFonts w:ascii="Arial" w:hAnsi="Arial" w:cs="Arial"/>
          <w:sz w:val="24"/>
          <w:szCs w:val="24"/>
        </w:rPr>
        <w:t>Za razliku od rotacijskih matrica Eulerova reprezentacija rotacije se sastoji od samo 3 broja. Ta tri broja opisuju sekvencu kojom je objekt rotiran. Rotacija se može opisati na 12 načina</w:t>
      </w:r>
      <w:r w:rsidR="006E6B29" w:rsidRPr="007F3E7C">
        <w:rPr>
          <w:rFonts w:ascii="Arial" w:hAnsi="Arial" w:cs="Arial"/>
          <w:sz w:val="24"/>
          <w:szCs w:val="24"/>
        </w:rPr>
        <w:t xml:space="preserve"> zato što se prikazuje dinamička rotacija</w:t>
      </w:r>
      <w:r w:rsidRPr="007F3E7C">
        <w:rPr>
          <w:rFonts w:ascii="Arial" w:hAnsi="Arial" w:cs="Arial"/>
          <w:sz w:val="24"/>
          <w:szCs w:val="24"/>
        </w:rPr>
        <w:t xml:space="preserve">. Primjeri su XYX, ZZX, ZYZ, </w:t>
      </w:r>
      <w:r w:rsidR="00912323">
        <w:rPr>
          <w:rFonts w:ascii="Arial" w:hAnsi="Arial" w:cs="Arial"/>
          <w:sz w:val="24"/>
          <w:szCs w:val="24"/>
        </w:rPr>
        <w:t>itd.</w:t>
      </w:r>
    </w:p>
    <w:p w14:paraId="34D946BF" w14:textId="77777777" w:rsidR="007D21B6" w:rsidRDefault="4BF90087" w:rsidP="00D76A14">
      <w:pPr>
        <w:spacing w:line="360" w:lineRule="auto"/>
        <w:ind w:left="360"/>
        <w:jc w:val="both"/>
        <w:rPr>
          <w:rFonts w:ascii="Arial" w:hAnsi="Arial" w:cs="Arial"/>
          <w:sz w:val="24"/>
          <w:szCs w:val="24"/>
        </w:rPr>
      </w:pPr>
      <w:r w:rsidRPr="007F3E7C">
        <w:rPr>
          <w:rFonts w:ascii="Arial" w:hAnsi="Arial" w:cs="Arial"/>
          <w:sz w:val="24"/>
          <w:szCs w:val="24"/>
        </w:rPr>
        <w:t>Rotacija se može također opisati i pomoću Roll-</w:t>
      </w:r>
      <w:proofErr w:type="spellStart"/>
      <w:r w:rsidRPr="007F3E7C">
        <w:rPr>
          <w:rFonts w:ascii="Arial" w:hAnsi="Arial" w:cs="Arial"/>
          <w:sz w:val="24"/>
          <w:szCs w:val="24"/>
        </w:rPr>
        <w:t>Pitch</w:t>
      </w:r>
      <w:proofErr w:type="spellEnd"/>
      <w:r w:rsidRPr="007F3E7C">
        <w:rPr>
          <w:rFonts w:ascii="Arial" w:hAnsi="Arial" w:cs="Arial"/>
          <w:sz w:val="24"/>
          <w:szCs w:val="24"/>
        </w:rPr>
        <w:t>-</w:t>
      </w:r>
      <w:proofErr w:type="spellStart"/>
      <w:r w:rsidRPr="007F3E7C">
        <w:rPr>
          <w:rFonts w:ascii="Arial" w:hAnsi="Arial" w:cs="Arial"/>
          <w:sz w:val="24"/>
          <w:szCs w:val="24"/>
        </w:rPr>
        <w:t>Yaw</w:t>
      </w:r>
      <w:proofErr w:type="spellEnd"/>
      <w:r w:rsidRPr="007F3E7C">
        <w:rPr>
          <w:rFonts w:ascii="Arial" w:hAnsi="Arial" w:cs="Arial"/>
          <w:sz w:val="24"/>
          <w:szCs w:val="24"/>
        </w:rPr>
        <w:t xml:space="preserve"> (</w:t>
      </w:r>
      <w:proofErr w:type="spellStart"/>
      <w:r w:rsidR="006E6B29" w:rsidRPr="007F3E7C">
        <w:rPr>
          <w:rFonts w:ascii="Arial" w:hAnsi="Arial" w:cs="Arial"/>
          <w:sz w:val="24"/>
          <w:szCs w:val="24"/>
        </w:rPr>
        <w:t>skr</w:t>
      </w:r>
      <w:proofErr w:type="spellEnd"/>
      <w:r w:rsidR="006E6B29" w:rsidRPr="007F3E7C">
        <w:rPr>
          <w:rFonts w:ascii="Arial" w:hAnsi="Arial" w:cs="Arial"/>
          <w:sz w:val="24"/>
          <w:szCs w:val="24"/>
        </w:rPr>
        <w:t xml:space="preserve">. </w:t>
      </w:r>
      <w:r w:rsidRPr="007F3E7C">
        <w:rPr>
          <w:rFonts w:ascii="Arial" w:hAnsi="Arial" w:cs="Arial"/>
          <w:sz w:val="24"/>
          <w:szCs w:val="24"/>
        </w:rPr>
        <w:t>RPY) načina. U ovome slučaju rotacije se vrše oko statičkih osi. Ovaj se način najbolje može opisati na primjeru rotacije</w:t>
      </w:r>
      <w:r w:rsidR="006E6B29" w:rsidRPr="007F3E7C">
        <w:rPr>
          <w:rFonts w:ascii="Arial" w:hAnsi="Arial" w:cs="Arial"/>
          <w:sz w:val="24"/>
          <w:szCs w:val="24"/>
        </w:rPr>
        <w:t xml:space="preserve"> </w:t>
      </w:r>
      <w:r w:rsidRPr="007F3E7C">
        <w:rPr>
          <w:rFonts w:ascii="Arial" w:hAnsi="Arial" w:cs="Arial"/>
          <w:sz w:val="24"/>
          <w:szCs w:val="24"/>
        </w:rPr>
        <w:t xml:space="preserve">aviona. </w:t>
      </w:r>
      <w:r w:rsidR="00C94B31">
        <w:rPr>
          <w:rFonts w:ascii="Arial" w:hAnsi="Arial" w:cs="Arial"/>
          <w:sz w:val="24"/>
          <w:szCs w:val="24"/>
        </w:rPr>
        <w:t>Os skretanja (</w:t>
      </w:r>
      <w:proofErr w:type="spellStart"/>
      <w:r w:rsidR="00C94B31">
        <w:rPr>
          <w:rFonts w:ascii="Arial" w:hAnsi="Arial" w:cs="Arial"/>
          <w:sz w:val="24"/>
          <w:szCs w:val="24"/>
        </w:rPr>
        <w:t>eng</w:t>
      </w:r>
      <w:proofErr w:type="spellEnd"/>
      <w:r w:rsidR="00C94B31">
        <w:rPr>
          <w:rFonts w:ascii="Arial" w:hAnsi="Arial" w:cs="Arial"/>
          <w:sz w:val="24"/>
          <w:szCs w:val="24"/>
        </w:rPr>
        <w:t xml:space="preserve">. </w:t>
      </w:r>
      <w:proofErr w:type="spellStart"/>
      <w:r w:rsidR="00C94B31">
        <w:rPr>
          <w:rFonts w:ascii="Arial" w:hAnsi="Arial" w:cs="Arial"/>
          <w:sz w:val="24"/>
          <w:szCs w:val="24"/>
        </w:rPr>
        <w:t>yaw</w:t>
      </w:r>
      <w:proofErr w:type="spellEnd"/>
      <w:r w:rsidR="00C94B31">
        <w:rPr>
          <w:rFonts w:ascii="Arial" w:hAnsi="Arial" w:cs="Arial"/>
          <w:sz w:val="24"/>
          <w:szCs w:val="24"/>
        </w:rPr>
        <w:t xml:space="preserve">) je </w:t>
      </w:r>
      <w:r w:rsidRPr="007F3E7C">
        <w:rPr>
          <w:rFonts w:ascii="Arial" w:hAnsi="Arial" w:cs="Arial"/>
          <w:sz w:val="24"/>
          <w:szCs w:val="24"/>
        </w:rPr>
        <w:t xml:space="preserve">okomita na </w:t>
      </w:r>
      <w:r w:rsidR="00C94B31">
        <w:rPr>
          <w:rFonts w:ascii="Arial" w:hAnsi="Arial" w:cs="Arial"/>
          <w:sz w:val="24"/>
          <w:szCs w:val="24"/>
        </w:rPr>
        <w:t>druge</w:t>
      </w:r>
      <w:r w:rsidRPr="007F3E7C">
        <w:rPr>
          <w:rFonts w:ascii="Arial" w:hAnsi="Arial" w:cs="Arial"/>
          <w:sz w:val="24"/>
          <w:szCs w:val="24"/>
        </w:rPr>
        <w:t xml:space="preserve"> dvije osi i smjer joj je odozgo prema dolje. </w:t>
      </w:r>
    </w:p>
    <w:p w14:paraId="6299E590" w14:textId="5186A0F2" w:rsidR="33080DAC" w:rsidRPr="007F3E7C" w:rsidRDefault="00C94B31" w:rsidP="00D76A14">
      <w:pPr>
        <w:spacing w:line="360" w:lineRule="auto"/>
        <w:ind w:left="360"/>
        <w:jc w:val="both"/>
        <w:rPr>
          <w:rFonts w:ascii="Arial" w:hAnsi="Arial" w:cs="Arial"/>
          <w:sz w:val="24"/>
          <w:szCs w:val="24"/>
        </w:rPr>
      </w:pPr>
      <w:r>
        <w:rPr>
          <w:rFonts w:ascii="Arial" w:hAnsi="Arial" w:cs="Arial"/>
          <w:sz w:val="24"/>
          <w:szCs w:val="24"/>
        </w:rPr>
        <w:lastRenderedPageBreak/>
        <w:t>Os poniranja (</w:t>
      </w:r>
      <w:proofErr w:type="spellStart"/>
      <w:r>
        <w:rPr>
          <w:rFonts w:ascii="Arial" w:hAnsi="Arial" w:cs="Arial"/>
          <w:sz w:val="24"/>
          <w:szCs w:val="24"/>
        </w:rPr>
        <w:t>eng</w:t>
      </w:r>
      <w:proofErr w:type="spellEnd"/>
      <w:r>
        <w:rPr>
          <w:rFonts w:ascii="Arial" w:hAnsi="Arial" w:cs="Arial"/>
          <w:sz w:val="24"/>
          <w:szCs w:val="24"/>
        </w:rPr>
        <w:t xml:space="preserve">. </w:t>
      </w:r>
      <w:proofErr w:type="spellStart"/>
      <w:r>
        <w:rPr>
          <w:rFonts w:ascii="Arial" w:hAnsi="Arial" w:cs="Arial"/>
          <w:sz w:val="24"/>
          <w:szCs w:val="24"/>
        </w:rPr>
        <w:t>p</w:t>
      </w:r>
      <w:r w:rsidR="4BF90087" w:rsidRPr="007F3E7C">
        <w:rPr>
          <w:rFonts w:ascii="Arial" w:hAnsi="Arial" w:cs="Arial"/>
          <w:sz w:val="24"/>
          <w:szCs w:val="24"/>
        </w:rPr>
        <w:t>itch</w:t>
      </w:r>
      <w:proofErr w:type="spellEnd"/>
      <w:r>
        <w:rPr>
          <w:rFonts w:ascii="Arial" w:hAnsi="Arial" w:cs="Arial"/>
          <w:sz w:val="24"/>
          <w:szCs w:val="24"/>
        </w:rPr>
        <w:t>)</w:t>
      </w:r>
      <w:r w:rsidR="4BF90087" w:rsidRPr="007F3E7C">
        <w:rPr>
          <w:rFonts w:ascii="Arial" w:hAnsi="Arial" w:cs="Arial"/>
          <w:sz w:val="24"/>
          <w:szCs w:val="24"/>
        </w:rPr>
        <w:t xml:space="preserve"> je ona os koja se kreće od pilotovog lijevog krila prema desnom krilu. </w:t>
      </w:r>
      <w:r w:rsidR="00525558">
        <w:rPr>
          <w:rFonts w:ascii="Arial" w:hAnsi="Arial" w:cs="Arial"/>
          <w:sz w:val="24"/>
          <w:szCs w:val="24"/>
        </w:rPr>
        <w:t>O</w:t>
      </w:r>
      <w:r w:rsidR="4BF90087" w:rsidRPr="007F3E7C">
        <w:rPr>
          <w:rFonts w:ascii="Arial" w:hAnsi="Arial" w:cs="Arial"/>
          <w:sz w:val="24"/>
          <w:szCs w:val="24"/>
        </w:rPr>
        <w:t>s</w:t>
      </w:r>
      <w:r w:rsidR="00525558">
        <w:rPr>
          <w:rFonts w:ascii="Arial" w:hAnsi="Arial" w:cs="Arial"/>
          <w:sz w:val="24"/>
          <w:szCs w:val="24"/>
        </w:rPr>
        <w:t xml:space="preserve"> valjanja (</w:t>
      </w:r>
      <w:proofErr w:type="spellStart"/>
      <w:r w:rsidR="00525558">
        <w:rPr>
          <w:rFonts w:ascii="Arial" w:hAnsi="Arial" w:cs="Arial"/>
          <w:sz w:val="24"/>
          <w:szCs w:val="24"/>
        </w:rPr>
        <w:t>eng</w:t>
      </w:r>
      <w:proofErr w:type="spellEnd"/>
      <w:r w:rsidR="00525558">
        <w:rPr>
          <w:rFonts w:ascii="Arial" w:hAnsi="Arial" w:cs="Arial"/>
          <w:sz w:val="24"/>
          <w:szCs w:val="24"/>
        </w:rPr>
        <w:t>. roll)</w:t>
      </w:r>
      <w:r w:rsidR="4BF90087" w:rsidRPr="007F3E7C">
        <w:rPr>
          <w:rFonts w:ascii="Arial" w:hAnsi="Arial" w:cs="Arial"/>
          <w:sz w:val="24"/>
          <w:szCs w:val="24"/>
        </w:rPr>
        <w:t xml:space="preserve"> je ona os koja se kreće od prednje strane prema zadnjoj tj. prolazi kroz cijeli avion po</w:t>
      </w:r>
      <w:r w:rsidR="006E6B29" w:rsidRPr="007F3E7C">
        <w:rPr>
          <w:rFonts w:ascii="Arial" w:hAnsi="Arial" w:cs="Arial"/>
          <w:sz w:val="24"/>
          <w:szCs w:val="24"/>
        </w:rPr>
        <w:t xml:space="preserve"> duljini. </w:t>
      </w:r>
      <w:r w:rsidR="4BF90087" w:rsidRPr="007F3E7C">
        <w:rPr>
          <w:rFonts w:ascii="Arial" w:hAnsi="Arial" w:cs="Arial"/>
          <w:sz w:val="24"/>
          <w:szCs w:val="24"/>
        </w:rPr>
        <w:t xml:space="preserve">Te osi možemo </w:t>
      </w:r>
      <w:proofErr w:type="spellStart"/>
      <w:r w:rsidR="4BF90087" w:rsidRPr="007F3E7C">
        <w:rPr>
          <w:rFonts w:ascii="Arial" w:hAnsi="Arial" w:cs="Arial"/>
          <w:sz w:val="24"/>
          <w:szCs w:val="24"/>
        </w:rPr>
        <w:t>mapirati</w:t>
      </w:r>
      <w:proofErr w:type="spellEnd"/>
      <w:r w:rsidR="4BF90087" w:rsidRPr="007F3E7C">
        <w:rPr>
          <w:rFonts w:ascii="Arial" w:hAnsi="Arial" w:cs="Arial"/>
          <w:sz w:val="24"/>
          <w:szCs w:val="24"/>
        </w:rPr>
        <w:t xml:space="preserve"> na sljedeći način: </w:t>
      </w:r>
      <w:r w:rsidR="00525558">
        <w:rPr>
          <w:rFonts w:ascii="Arial" w:hAnsi="Arial" w:cs="Arial"/>
          <w:sz w:val="24"/>
          <w:szCs w:val="24"/>
        </w:rPr>
        <w:t>skretanje – z os, poniranje</w:t>
      </w:r>
      <w:r w:rsidR="4BF90087" w:rsidRPr="007F3E7C">
        <w:rPr>
          <w:rFonts w:ascii="Arial" w:hAnsi="Arial" w:cs="Arial"/>
          <w:sz w:val="24"/>
          <w:szCs w:val="24"/>
        </w:rPr>
        <w:t xml:space="preserve"> – </w:t>
      </w:r>
      <w:r w:rsidR="00525558">
        <w:rPr>
          <w:rFonts w:ascii="Arial" w:hAnsi="Arial" w:cs="Arial"/>
          <w:sz w:val="24"/>
          <w:szCs w:val="24"/>
        </w:rPr>
        <w:t>y os, valjanja</w:t>
      </w:r>
      <w:r w:rsidR="4BF90087" w:rsidRPr="007F3E7C">
        <w:rPr>
          <w:rFonts w:ascii="Arial" w:hAnsi="Arial" w:cs="Arial"/>
          <w:sz w:val="24"/>
          <w:szCs w:val="24"/>
        </w:rPr>
        <w:t xml:space="preserve"> – x os.</w:t>
      </w:r>
    </w:p>
    <w:commentRangeStart w:id="7"/>
    <w:p w14:paraId="723F4548" w14:textId="65479141" w:rsidR="00842B4B" w:rsidRDefault="00B81345" w:rsidP="003D53C4">
      <w:pPr>
        <w:spacing w:line="360" w:lineRule="auto"/>
        <w:ind w:left="360"/>
        <w:rPr>
          <w:rFonts w:ascii="Arial" w:hAnsi="Arial" w:cs="Arial"/>
          <w:sz w:val="24"/>
          <w:szCs w:val="24"/>
        </w:rPr>
      </w:pPr>
      <w:r>
        <w:rPr>
          <w:noProof/>
          <w:lang w:eastAsia="hr-HR"/>
        </w:rPr>
        <mc:AlternateContent>
          <mc:Choice Requires="wps">
            <w:drawing>
              <wp:anchor distT="0" distB="0" distL="114300" distR="114300" simplePos="0" relativeHeight="251170816" behindDoc="0" locked="0" layoutInCell="1" allowOverlap="1" wp14:anchorId="68DB7E44" wp14:editId="428A9358">
                <wp:simplePos x="0" y="0"/>
                <wp:positionH relativeFrom="column">
                  <wp:posOffset>1524000</wp:posOffset>
                </wp:positionH>
                <wp:positionV relativeFrom="paragraph">
                  <wp:posOffset>2742565</wp:posOffset>
                </wp:positionV>
                <wp:extent cx="3152140" cy="635"/>
                <wp:effectExtent l="0" t="0" r="0" b="18415"/>
                <wp:wrapTopAndBottom/>
                <wp:docPr id="794015937" name="Tekstni okvir 794015937"/>
                <wp:cNvGraphicFramePr/>
                <a:graphic xmlns:a="http://schemas.openxmlformats.org/drawingml/2006/main">
                  <a:graphicData uri="http://schemas.microsoft.com/office/word/2010/wordprocessingShape">
                    <wps:wsp>
                      <wps:cNvSpPr txBox="1"/>
                      <wps:spPr>
                        <a:xfrm>
                          <a:off x="0" y="0"/>
                          <a:ext cx="3152140" cy="635"/>
                        </a:xfrm>
                        <a:prstGeom prst="rect">
                          <a:avLst/>
                        </a:prstGeom>
                        <a:solidFill>
                          <a:prstClr val="white"/>
                        </a:solidFill>
                        <a:ln>
                          <a:noFill/>
                        </a:ln>
                      </wps:spPr>
                      <wps:txbx>
                        <w:txbxContent>
                          <w:p w14:paraId="60CBC0DA" w14:textId="578AF2AA" w:rsidR="00DE7483" w:rsidRPr="00CA4147" w:rsidRDefault="00DE7483" w:rsidP="00B81345">
                            <w:pPr>
                              <w:pStyle w:val="Caption"/>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w:t>
                            </w:r>
                            <w:r w:rsidRPr="00CA4147">
                              <w:rPr>
                                <w:rFonts w:ascii="Arial" w:hAnsi="Arial" w:cs="Arial"/>
                                <w:i w:val="0"/>
                              </w:rPr>
                              <w:fldChar w:fldCharType="end"/>
                            </w:r>
                            <w:r w:rsidRPr="00CA4147">
                              <w:rPr>
                                <w:rFonts w:ascii="Arial" w:hAnsi="Arial" w:cs="Arial"/>
                                <w:i w:val="0"/>
                              </w:rPr>
                              <w:t xml:space="preserve"> Model aviona s rotacijskim osima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DB7E44" id="_x0000_t202" coordsize="21600,21600" o:spt="202" path="m,l,21600r21600,l21600,xe">
                <v:stroke joinstyle="miter"/>
                <v:path gradientshapeok="t" o:connecttype="rect"/>
              </v:shapetype>
              <v:shape id="Tekstni okvir 794015937" o:spid="_x0000_s1026" type="#_x0000_t202" style="position:absolute;left:0;text-align:left;margin-left:120pt;margin-top:215.95pt;width:248.2pt;height:.05pt;z-index:25117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" stroked="f">
                <v:textbox style="mso-fit-shape-to-text:t" inset="0,0,0,0">
                  <w:txbxContent>
                    <w:p w14:paraId="60CBC0DA" w14:textId="578AF2AA" w:rsidR="00DE7483" w:rsidRPr="00CA4147" w:rsidRDefault="00DE7483" w:rsidP="00B81345">
                      <w:pPr>
                        <w:pStyle w:val="Opisslike"/>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w:t>
                      </w:r>
                      <w:r w:rsidRPr="00CA4147">
                        <w:rPr>
                          <w:rFonts w:ascii="Arial" w:hAnsi="Arial" w:cs="Arial"/>
                          <w:i w:val="0"/>
                        </w:rPr>
                        <w:fldChar w:fldCharType="end"/>
                      </w:r>
                      <w:r w:rsidRPr="00CA4147">
                        <w:rPr>
                          <w:rFonts w:ascii="Arial" w:hAnsi="Arial" w:cs="Arial"/>
                          <w:i w:val="0"/>
                        </w:rPr>
                        <w:t xml:space="preserve"> Model aviona s rotacijskim osima</w:t>
                      </w:r>
                    </w:p>
                  </w:txbxContent>
                </v:textbox>
                <w10:wrap type="topAndBottom"/>
              </v:shape>
            </w:pict>
          </mc:Fallback>
        </mc:AlternateContent>
      </w:r>
      <w:r w:rsidR="00842B4B" w:rsidRPr="007F3E7C">
        <w:rPr>
          <w:rFonts w:ascii="Arial" w:hAnsi="Arial" w:cs="Arial"/>
          <w:noProof/>
          <w:sz w:val="24"/>
          <w:szCs w:val="24"/>
          <w:lang w:eastAsia="hr-HR"/>
        </w:rPr>
        <w:drawing>
          <wp:anchor distT="0" distB="0" distL="114300" distR="114300" simplePos="0" relativeHeight="251148288" behindDoc="0" locked="0" layoutInCell="1" allowOverlap="1" wp14:anchorId="23BB4C65" wp14:editId="12F05535">
            <wp:simplePos x="0" y="0"/>
            <wp:positionH relativeFrom="page">
              <wp:posOffset>2604135</wp:posOffset>
            </wp:positionH>
            <wp:positionV relativeFrom="paragraph">
              <wp:posOffset>313690</wp:posOffset>
            </wp:positionV>
            <wp:extent cx="3152140" cy="2371725"/>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ll_Pitch_Yaw_pla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140" cy="2371725"/>
                    </a:xfrm>
                    <a:prstGeom prst="rect">
                      <a:avLst/>
                    </a:prstGeom>
                  </pic:spPr>
                </pic:pic>
              </a:graphicData>
            </a:graphic>
            <wp14:sizeRelH relativeFrom="page">
              <wp14:pctWidth>0</wp14:pctWidth>
            </wp14:sizeRelH>
            <wp14:sizeRelV relativeFrom="page">
              <wp14:pctHeight>0</wp14:pctHeight>
            </wp14:sizeRelV>
          </wp:anchor>
        </w:drawing>
      </w:r>
      <w:commentRangeEnd w:id="7"/>
      <w:r w:rsidR="000C3148">
        <w:rPr>
          <w:rStyle w:val="CommentReference"/>
        </w:rPr>
        <w:commentReference w:id="7"/>
      </w:r>
    </w:p>
    <w:p w14:paraId="5D84845F" w14:textId="046D4603" w:rsidR="33080DAC" w:rsidRPr="007F3E7C" w:rsidRDefault="00C85824" w:rsidP="00D76A14">
      <w:pPr>
        <w:spacing w:line="360" w:lineRule="auto"/>
        <w:ind w:left="360"/>
        <w:jc w:val="both"/>
        <w:rPr>
          <w:rFonts w:ascii="Arial" w:hAnsi="Arial" w:cs="Arial"/>
          <w:sz w:val="24"/>
          <w:szCs w:val="24"/>
        </w:rPr>
      </w:pPr>
      <w:r w:rsidRPr="007F3E7C">
        <w:rPr>
          <w:rFonts w:ascii="Arial" w:hAnsi="Arial" w:cs="Arial"/>
          <w:sz w:val="24"/>
          <w:szCs w:val="24"/>
        </w:rPr>
        <w:t>Kao kompromis između prednosti i nedo</w:t>
      </w:r>
      <w:r w:rsidR="4BF90087" w:rsidRPr="007F3E7C">
        <w:rPr>
          <w:rFonts w:ascii="Arial" w:hAnsi="Arial" w:cs="Arial"/>
          <w:sz w:val="24"/>
          <w:szCs w:val="24"/>
        </w:rPr>
        <w:t xml:space="preserve">stataka prethodnih reprezentacija rotacije objekata koristi se sustav </w:t>
      </w:r>
      <w:proofErr w:type="spellStart"/>
      <w:r w:rsidR="4BF90087" w:rsidRPr="007F3E7C">
        <w:rPr>
          <w:rFonts w:ascii="Arial" w:hAnsi="Arial" w:cs="Arial"/>
          <w:sz w:val="24"/>
          <w:szCs w:val="24"/>
        </w:rPr>
        <w:t>kvater</w:t>
      </w:r>
      <w:r w:rsidR="00ED29F1">
        <w:rPr>
          <w:rFonts w:ascii="Arial" w:hAnsi="Arial" w:cs="Arial"/>
          <w:sz w:val="24"/>
          <w:szCs w:val="24"/>
        </w:rPr>
        <w:t>niona</w:t>
      </w:r>
      <w:proofErr w:type="spellEnd"/>
      <w:r w:rsidR="4BF90087" w:rsidRPr="007F3E7C">
        <w:rPr>
          <w:rFonts w:ascii="Arial" w:hAnsi="Arial" w:cs="Arial"/>
          <w:sz w:val="24"/>
          <w:szCs w:val="24"/>
        </w:rPr>
        <w:t xml:space="preserve"> (</w:t>
      </w:r>
      <w:proofErr w:type="spellStart"/>
      <w:r w:rsidR="4BF90087" w:rsidRPr="007F3E7C">
        <w:rPr>
          <w:rFonts w:ascii="Arial" w:hAnsi="Arial" w:cs="Arial"/>
          <w:sz w:val="24"/>
          <w:szCs w:val="24"/>
        </w:rPr>
        <w:t>eng</w:t>
      </w:r>
      <w:proofErr w:type="spellEnd"/>
      <w:r w:rsidR="4BF90087" w:rsidRPr="007F3E7C">
        <w:rPr>
          <w:rFonts w:ascii="Arial" w:hAnsi="Arial" w:cs="Arial"/>
          <w:sz w:val="24"/>
          <w:szCs w:val="24"/>
        </w:rPr>
        <w:t xml:space="preserve">. </w:t>
      </w:r>
      <w:proofErr w:type="spellStart"/>
      <w:r w:rsidR="4BF90087" w:rsidRPr="007F3E7C">
        <w:rPr>
          <w:rFonts w:ascii="Arial" w:hAnsi="Arial" w:cs="Arial"/>
          <w:sz w:val="24"/>
          <w:szCs w:val="24"/>
        </w:rPr>
        <w:t>Quaternion</w:t>
      </w:r>
      <w:proofErr w:type="spellEnd"/>
      <w:r w:rsidR="4BF90087" w:rsidRPr="007F3E7C">
        <w:rPr>
          <w:rFonts w:ascii="Arial" w:hAnsi="Arial" w:cs="Arial"/>
          <w:sz w:val="24"/>
          <w:szCs w:val="24"/>
        </w:rPr>
        <w:t xml:space="preserve">). U matematici </w:t>
      </w:r>
      <w:proofErr w:type="spellStart"/>
      <w:r w:rsidR="4BF90087" w:rsidRPr="007F3E7C">
        <w:rPr>
          <w:rFonts w:ascii="Arial" w:hAnsi="Arial" w:cs="Arial"/>
          <w:sz w:val="24"/>
          <w:szCs w:val="24"/>
        </w:rPr>
        <w:t>kvaterni</w:t>
      </w:r>
      <w:r w:rsidR="00ED29F1">
        <w:rPr>
          <w:rFonts w:ascii="Arial" w:hAnsi="Arial" w:cs="Arial"/>
          <w:sz w:val="24"/>
          <w:szCs w:val="24"/>
        </w:rPr>
        <w:t>ona</w:t>
      </w:r>
      <w:proofErr w:type="spellEnd"/>
      <w:r w:rsidR="4BF90087" w:rsidRPr="007F3E7C">
        <w:rPr>
          <w:rFonts w:ascii="Arial" w:hAnsi="Arial" w:cs="Arial"/>
          <w:sz w:val="24"/>
          <w:szCs w:val="24"/>
        </w:rPr>
        <w:t xml:space="preserve"> su skup brojeva koji proširuju kompleksne brojeve. Rotacija je prikazana kao vektor od 4 komponente. Na sljedećoj slici je prikazana temeljna formula za množenje </w:t>
      </w:r>
      <w:proofErr w:type="spellStart"/>
      <w:r w:rsidR="4BF90087" w:rsidRPr="007F3E7C">
        <w:rPr>
          <w:rFonts w:ascii="Arial" w:hAnsi="Arial" w:cs="Arial"/>
          <w:sz w:val="24"/>
          <w:szCs w:val="24"/>
        </w:rPr>
        <w:t>kvatern</w:t>
      </w:r>
      <w:r w:rsidR="00ED29F1">
        <w:rPr>
          <w:rFonts w:ascii="Arial" w:hAnsi="Arial" w:cs="Arial"/>
          <w:sz w:val="24"/>
          <w:szCs w:val="24"/>
        </w:rPr>
        <w:t>iona</w:t>
      </w:r>
      <w:proofErr w:type="spellEnd"/>
      <w:r w:rsidR="4BF90087" w:rsidRPr="007F3E7C">
        <w:rPr>
          <w:rFonts w:ascii="Arial" w:hAnsi="Arial" w:cs="Arial"/>
          <w:sz w:val="24"/>
          <w:szCs w:val="24"/>
        </w:rPr>
        <w:t>.</w:t>
      </w:r>
    </w:p>
    <w:p w14:paraId="531B1442" w14:textId="35A866F9" w:rsidR="33080DAC" w:rsidRPr="00CE20A3" w:rsidRDefault="00B62FA4" w:rsidP="33080DAC">
      <w:pPr>
        <w:spacing w:line="360" w:lineRule="auto"/>
        <w:ind w:left="360"/>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i</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j</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r>
            <w:rPr>
              <w:rFonts w:ascii="Cambria Math" w:hAnsi="Cambria Math" w:cs="Arial"/>
              <w:sz w:val="24"/>
              <w:szCs w:val="24"/>
            </w:rPr>
            <m:t>=ijk=-1</m:t>
          </m:r>
        </m:oMath>
      </m:oMathPara>
    </w:p>
    <w:p w14:paraId="1C961AE6" w14:textId="3F0FC345" w:rsidR="000D75B5" w:rsidRDefault="00D31F50" w:rsidP="00D76A14">
      <w:pPr>
        <w:spacing w:line="360" w:lineRule="auto"/>
        <w:ind w:left="360"/>
        <w:jc w:val="both"/>
        <w:rPr>
          <w:rFonts w:ascii="Arial" w:hAnsi="Arial" w:cs="Arial"/>
          <w:sz w:val="24"/>
          <w:szCs w:val="24"/>
        </w:rPr>
      </w:pPr>
      <w:r w:rsidRPr="007F3E7C">
        <w:rPr>
          <w:rFonts w:ascii="Arial" w:hAnsi="Arial" w:cs="Arial"/>
          <w:sz w:val="24"/>
          <w:szCs w:val="24"/>
        </w:rPr>
        <w:t xml:space="preserve">Jedan </w:t>
      </w:r>
      <w:proofErr w:type="spellStart"/>
      <w:r w:rsidRPr="007F3E7C">
        <w:rPr>
          <w:rFonts w:ascii="Arial" w:hAnsi="Arial" w:cs="Arial"/>
          <w:sz w:val="24"/>
          <w:szCs w:val="24"/>
        </w:rPr>
        <w:t>k</w:t>
      </w:r>
      <w:r w:rsidR="4BF90087" w:rsidRPr="007F3E7C">
        <w:rPr>
          <w:rFonts w:ascii="Arial" w:hAnsi="Arial" w:cs="Arial"/>
          <w:sz w:val="24"/>
          <w:szCs w:val="24"/>
        </w:rPr>
        <w:t>vaterni</w:t>
      </w:r>
      <w:r w:rsidR="00ED29F1">
        <w:rPr>
          <w:rFonts w:ascii="Arial" w:hAnsi="Arial" w:cs="Arial"/>
          <w:sz w:val="24"/>
          <w:szCs w:val="24"/>
        </w:rPr>
        <w:t>on</w:t>
      </w:r>
      <w:proofErr w:type="spellEnd"/>
      <w:r w:rsidR="4BF90087" w:rsidRPr="007F3E7C">
        <w:rPr>
          <w:rFonts w:ascii="Arial" w:hAnsi="Arial" w:cs="Arial"/>
          <w:sz w:val="24"/>
          <w:szCs w:val="24"/>
        </w:rPr>
        <w:t xml:space="preserve"> (jedinični) je definiran kao zbroj skalara </w:t>
      </w:r>
      <m:oMath>
        <m:r>
          <w:rPr>
            <w:rFonts w:ascii="Cambria Math" w:hAnsi="Cambria Math" w:cs="Arial"/>
            <w:sz w:val="24"/>
            <w:szCs w:val="24"/>
          </w:rPr>
          <m:t>a</m:t>
        </m:r>
      </m:oMath>
      <w:r w:rsidR="00FE7364">
        <w:rPr>
          <w:rFonts w:ascii="Arial" w:eastAsiaTheme="minorEastAsia" w:hAnsi="Arial" w:cs="Arial"/>
          <w:sz w:val="24"/>
          <w:szCs w:val="24"/>
        </w:rPr>
        <w:t xml:space="preserve"> </w:t>
      </w:r>
      <w:r w:rsidR="4BF90087" w:rsidRPr="007F3E7C">
        <w:rPr>
          <w:rFonts w:ascii="Arial" w:hAnsi="Arial" w:cs="Arial"/>
          <w:sz w:val="24"/>
          <w:szCs w:val="24"/>
        </w:rPr>
        <w:t xml:space="preserve">i vektora </w:t>
      </w:r>
      <m:oMath>
        <m:r>
          <w:rPr>
            <w:rFonts w:ascii="Cambria Math" w:hAnsi="Cambria Math" w:cs="Arial"/>
            <w:sz w:val="24"/>
            <w:szCs w:val="24"/>
          </w:rPr>
          <m:t>(</m:t>
        </m:r>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b</m:t>
              </m:r>
            </m:e>
            <m:e>
              <m:r>
                <w:rPr>
                  <w:rFonts w:ascii="Cambria Math" w:hAnsi="Cambria Math" w:cs="Arial"/>
                  <w:sz w:val="24"/>
                  <w:szCs w:val="24"/>
                </w:rPr>
                <m:t>c</m:t>
              </m:r>
            </m:e>
            <m:e>
              <m:r>
                <w:rPr>
                  <w:rFonts w:ascii="Cambria Math" w:hAnsi="Cambria Math" w:cs="Arial"/>
                  <w:sz w:val="24"/>
                  <w:szCs w:val="24"/>
                </w:rPr>
                <m:t>d</m:t>
              </m:r>
            </m:e>
          </m:mr>
        </m:m>
        <m:r>
          <w:rPr>
            <w:rFonts w:ascii="Cambria Math" w:hAnsi="Cambria Math" w:cs="Arial"/>
            <w:sz w:val="24"/>
            <w:szCs w:val="24"/>
          </w:rPr>
          <m:t>)</m:t>
        </m:r>
      </m:oMath>
      <w:r w:rsidR="000D75B5">
        <w:rPr>
          <w:rFonts w:ascii="Arial" w:hAnsi="Arial" w:cs="Arial"/>
          <w:sz w:val="24"/>
          <w:szCs w:val="24"/>
        </w:rPr>
        <w:t>. Iznosi:</w:t>
      </w:r>
    </w:p>
    <w:p w14:paraId="193DBBAA" w14:textId="1E1AEABB" w:rsidR="00264E5D" w:rsidRPr="007F3E7C" w:rsidRDefault="4BF90087" w:rsidP="4BF90087">
      <w:pPr>
        <w:spacing w:line="360" w:lineRule="auto"/>
        <w:ind w:left="360"/>
        <w:rPr>
          <w:rFonts w:ascii="Arial" w:hAnsi="Arial" w:cs="Arial"/>
          <w:sz w:val="24"/>
          <w:szCs w:val="24"/>
        </w:rPr>
      </w:pPr>
      <w:r w:rsidRPr="007F3E7C">
        <w:rPr>
          <w:rFonts w:ascii="Arial" w:hAnsi="Arial" w:cs="Arial"/>
          <w:sz w:val="24"/>
          <w:szCs w:val="24"/>
        </w:rPr>
        <w:t xml:space="preserve"> </w:t>
      </w:r>
      <m:oMath>
        <m:r>
          <m:rPr>
            <m:sty m:val="p"/>
          </m:rPr>
          <w:rPr>
            <w:rFonts w:ascii="Cambria Math" w:hAnsi="Cambria Math" w:cs="Arial"/>
            <w:sz w:val="24"/>
            <w:szCs w:val="24"/>
          </w:rPr>
          <m:t>q = a  + b</m:t>
        </m:r>
        <m:acc>
          <m:accPr>
            <m:ctrlPr>
              <w:rPr>
                <w:rFonts w:ascii="Cambria Math" w:hAnsi="Cambria Math" w:cs="Arial"/>
                <w:sz w:val="24"/>
                <w:szCs w:val="24"/>
              </w:rPr>
            </m:ctrlPr>
          </m:accPr>
          <m:e>
            <m:r>
              <m:rPr>
                <m:sty m:val="p"/>
              </m:rPr>
              <w:rPr>
                <w:rFonts w:ascii="Cambria Math" w:hAnsi="Cambria Math" w:cs="Arial"/>
                <w:sz w:val="24"/>
                <w:szCs w:val="24"/>
              </w:rPr>
              <m:t>i</m:t>
            </m:r>
          </m:e>
        </m:acc>
        <m:r>
          <m:rPr>
            <m:sty m:val="p"/>
          </m:rPr>
          <w:rPr>
            <w:rFonts w:ascii="Cambria Math" w:hAnsi="Cambria Math" w:cs="Arial"/>
            <w:sz w:val="24"/>
            <w:szCs w:val="24"/>
          </w:rPr>
          <m:t xml:space="preserve"> + c</m:t>
        </m:r>
        <m:acc>
          <m:accPr>
            <m:ctrlPr>
              <w:rPr>
                <w:rFonts w:ascii="Cambria Math" w:hAnsi="Cambria Math" w:cs="Arial"/>
                <w:sz w:val="24"/>
                <w:szCs w:val="24"/>
              </w:rPr>
            </m:ctrlPr>
          </m:accPr>
          <m:e>
            <m:r>
              <m:rPr>
                <m:sty m:val="p"/>
              </m:rPr>
              <w:rPr>
                <w:rFonts w:ascii="Cambria Math" w:hAnsi="Cambria Math" w:cs="Arial"/>
                <w:sz w:val="24"/>
                <w:szCs w:val="24"/>
              </w:rPr>
              <m:t>j</m:t>
            </m:r>
          </m:e>
        </m:acc>
        <m:r>
          <m:rPr>
            <m:sty m:val="p"/>
          </m:rPr>
          <w:rPr>
            <w:rFonts w:ascii="Cambria Math" w:hAnsi="Cambria Math" w:cs="Arial"/>
            <w:sz w:val="24"/>
            <w:szCs w:val="24"/>
          </w:rPr>
          <m:t xml:space="preserve"> + d</m:t>
        </m:r>
        <m:acc>
          <m:accPr>
            <m:ctrlPr>
              <w:rPr>
                <w:rFonts w:ascii="Cambria Math" w:hAnsi="Cambria Math" w:cs="Arial"/>
                <w:sz w:val="24"/>
                <w:szCs w:val="24"/>
              </w:rPr>
            </m:ctrlPr>
          </m:accPr>
          <m:e>
            <m:r>
              <m:rPr>
                <m:sty m:val="p"/>
              </m:rPr>
              <w:rPr>
                <w:rFonts w:ascii="Cambria Math" w:hAnsi="Cambria Math" w:cs="Arial"/>
                <w:sz w:val="24"/>
                <w:szCs w:val="24"/>
              </w:rPr>
              <m:t>k</m:t>
            </m:r>
          </m:e>
        </m:acc>
        <m:r>
          <m:rPr>
            <m:sty m:val="p"/>
          </m:rPr>
          <w:rPr>
            <w:rFonts w:ascii="Cambria Math" w:hAnsi="Cambria Math" w:cs="Arial"/>
            <w:sz w:val="24"/>
            <w:szCs w:val="24"/>
          </w:rPr>
          <m:t xml:space="preserve"> </m:t>
        </m:r>
      </m:oMath>
      <w:r w:rsidR="00BC4E38">
        <w:rPr>
          <w:rFonts w:ascii="Arial" w:eastAsiaTheme="minorEastAsia" w:hAnsi="Arial" w:cs="Arial"/>
          <w:sz w:val="24"/>
          <w:szCs w:val="24"/>
        </w:rPr>
        <w:t>.</w:t>
      </w:r>
    </w:p>
    <w:p w14:paraId="0C205BDC" w14:textId="01F183B6" w:rsidR="00264E5D" w:rsidRPr="007F3E7C" w:rsidRDefault="00487421" w:rsidP="00D76A14">
      <w:pPr>
        <w:spacing w:line="360" w:lineRule="auto"/>
        <w:ind w:left="360"/>
        <w:jc w:val="both"/>
        <w:rPr>
          <w:rFonts w:ascii="Arial" w:hAnsi="Arial" w:cs="Arial"/>
          <w:b/>
          <w:sz w:val="24"/>
          <w:szCs w:val="24"/>
        </w:rPr>
      </w:pPr>
      <w:r w:rsidRPr="007F3E7C">
        <w:rPr>
          <w:rFonts w:ascii="Arial" w:hAnsi="Arial" w:cs="Arial"/>
          <w:sz w:val="24"/>
          <w:szCs w:val="24"/>
        </w:rPr>
        <w:t>Ako os rotacije opišemo u</w:t>
      </w:r>
      <w:r w:rsidR="00264E5D" w:rsidRPr="007F3E7C">
        <w:rPr>
          <w:rFonts w:ascii="Arial" w:hAnsi="Arial" w:cs="Arial"/>
          <w:sz w:val="24"/>
          <w:szCs w:val="24"/>
        </w:rPr>
        <w:t xml:space="preserve"> obliku </w:t>
      </w:r>
      <m:oMath>
        <m:r>
          <m:rPr>
            <m:sty m:val="p"/>
          </m:rPr>
          <w:rPr>
            <w:rFonts w:ascii="Cambria Math" w:hAnsi="Cambria Math" w:cs="Arial"/>
            <w:sz w:val="24"/>
            <w:szCs w:val="24"/>
          </w:rPr>
          <m:t xml:space="preserve">u = </m:t>
        </m:r>
        <m:sSub>
          <m:sSubPr>
            <m:ctrlPr>
              <w:rPr>
                <w:rFonts w:ascii="Cambria Math" w:hAnsi="Cambria Math" w:cs="Arial"/>
                <w:sz w:val="24"/>
                <w:szCs w:val="24"/>
              </w:rPr>
            </m:ctrlPr>
          </m:sSubPr>
          <m:e>
            <m:r>
              <w:rPr>
                <w:rFonts w:ascii="Cambria Math" w:hAnsi="Cambria Math" w:cs="Arial"/>
                <w:sz w:val="24"/>
                <w:szCs w:val="24"/>
              </w:rPr>
              <m:t>u</m:t>
            </m:r>
          </m:e>
          <m:sub>
            <m:r>
              <w:rPr>
                <w:rFonts w:ascii="Cambria Math" w:hAnsi="Cambria Math" w:cs="Arial"/>
                <w:sz w:val="24"/>
                <w:szCs w:val="24"/>
              </w:rPr>
              <m:t>x</m:t>
            </m:r>
          </m:sub>
        </m:sSub>
        <m:acc>
          <m:accPr>
            <m:ctrlPr>
              <w:rPr>
                <w:rFonts w:ascii="Cambria Math" w:hAnsi="Cambria Math" w:cs="Arial"/>
                <w:sz w:val="24"/>
                <w:szCs w:val="24"/>
              </w:rPr>
            </m:ctrlPr>
          </m:accPr>
          <m:e>
            <m:r>
              <m:rPr>
                <m:sty m:val="p"/>
              </m:rPr>
              <w:rPr>
                <w:rFonts w:ascii="Cambria Math" w:hAnsi="Cambria Math" w:cs="Arial"/>
                <w:sz w:val="24"/>
                <w:szCs w:val="24"/>
              </w:rPr>
              <m:t>i</m:t>
            </m:r>
          </m:e>
        </m:acc>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u</m:t>
            </m:r>
          </m:e>
          <m:sub>
            <m:r>
              <w:rPr>
                <w:rFonts w:ascii="Cambria Math" w:hAnsi="Cambria Math" w:cs="Arial"/>
                <w:sz w:val="24"/>
                <w:szCs w:val="24"/>
              </w:rPr>
              <m:t>y</m:t>
            </m:r>
          </m:sub>
        </m:sSub>
        <m:acc>
          <m:accPr>
            <m:ctrlPr>
              <w:rPr>
                <w:rFonts w:ascii="Cambria Math" w:hAnsi="Cambria Math" w:cs="Arial"/>
                <w:sz w:val="24"/>
                <w:szCs w:val="24"/>
              </w:rPr>
            </m:ctrlPr>
          </m:accPr>
          <m:e>
            <m:r>
              <m:rPr>
                <m:sty m:val="p"/>
              </m:rPr>
              <w:rPr>
                <w:rFonts w:ascii="Cambria Math" w:hAnsi="Cambria Math" w:cs="Arial"/>
                <w:sz w:val="24"/>
                <w:szCs w:val="24"/>
              </w:rPr>
              <m:t>j</m:t>
            </m:r>
          </m:e>
        </m:acc>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u</m:t>
            </m:r>
          </m:e>
          <m:sub>
            <m:r>
              <w:rPr>
                <w:rFonts w:ascii="Cambria Math" w:hAnsi="Cambria Math" w:cs="Arial"/>
                <w:sz w:val="24"/>
                <w:szCs w:val="24"/>
              </w:rPr>
              <m:t>z</m:t>
            </m:r>
          </m:sub>
        </m:sSub>
        <m:acc>
          <m:accPr>
            <m:ctrlPr>
              <w:rPr>
                <w:rFonts w:ascii="Cambria Math" w:hAnsi="Cambria Math" w:cs="Arial"/>
                <w:sz w:val="24"/>
                <w:szCs w:val="24"/>
              </w:rPr>
            </m:ctrlPr>
          </m:accPr>
          <m:e>
            <m:r>
              <m:rPr>
                <m:sty m:val="p"/>
              </m:rPr>
              <w:rPr>
                <w:rFonts w:ascii="Cambria Math" w:hAnsi="Cambria Math" w:cs="Arial"/>
                <w:sz w:val="24"/>
                <w:szCs w:val="24"/>
              </w:rPr>
              <m:t>k</m:t>
            </m:r>
          </m:e>
        </m:acc>
      </m:oMath>
      <w:r w:rsidR="00BC4E38">
        <w:rPr>
          <w:rFonts w:ascii="Arial" w:eastAsiaTheme="minorEastAsia" w:hAnsi="Arial" w:cs="Arial"/>
          <w:b/>
          <w:sz w:val="24"/>
          <w:szCs w:val="24"/>
        </w:rPr>
        <w:t xml:space="preserve"> </w:t>
      </w:r>
      <w:r w:rsidRPr="007F3E7C">
        <w:rPr>
          <w:rFonts w:ascii="Arial" w:hAnsi="Arial" w:cs="Arial"/>
          <w:sz w:val="24"/>
          <w:szCs w:val="24"/>
        </w:rPr>
        <w:t>gdje su</w:t>
      </w:r>
      <w:r w:rsidR="002929A5">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x</m:t>
            </m:r>
          </m:sub>
        </m:sSub>
      </m:oMath>
      <w:r w:rsidRPr="007F3E7C">
        <w:rPr>
          <w:rFonts w:ascii="Arial" w:hAnsi="Arial" w:cs="Arial"/>
          <w:sz w:val="24"/>
          <w:szCs w:val="24"/>
        </w:rPr>
        <w:t>,</w:t>
      </w:r>
      <w:r w:rsidR="00895E5E" w:rsidRPr="007F3E7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y</m:t>
            </m:r>
          </m:sub>
        </m:sSub>
      </m:oMath>
      <w:r w:rsidRPr="007F3E7C">
        <w:rPr>
          <w:rFonts w:ascii="Arial" w:hAnsi="Arial" w:cs="Arial"/>
          <w:sz w:val="24"/>
          <w:szCs w:val="24"/>
        </w:rPr>
        <w:t xml:space="preserve"> i </w:t>
      </w: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z</m:t>
            </m:r>
          </m:sub>
        </m:sSub>
      </m:oMath>
      <w:r w:rsidR="00895E5E" w:rsidRPr="007F3E7C">
        <w:rPr>
          <w:rFonts w:ascii="Arial" w:hAnsi="Arial" w:cs="Arial"/>
          <w:b/>
          <w:sz w:val="24"/>
          <w:szCs w:val="24"/>
          <w:vertAlign w:val="subscript"/>
        </w:rPr>
        <w:t xml:space="preserve"> </w:t>
      </w:r>
      <w:r w:rsidRPr="007F3E7C">
        <w:rPr>
          <w:rFonts w:ascii="Arial" w:hAnsi="Arial" w:cs="Arial"/>
          <w:sz w:val="24"/>
          <w:szCs w:val="24"/>
        </w:rPr>
        <w:t xml:space="preserve"> </w:t>
      </w:r>
      <w:r w:rsidR="00895E5E" w:rsidRPr="007F3E7C">
        <w:rPr>
          <w:rFonts w:ascii="Arial" w:hAnsi="Arial" w:cs="Arial"/>
          <w:sz w:val="24"/>
          <w:szCs w:val="24"/>
        </w:rPr>
        <w:t xml:space="preserve">skalarne veličine te je </w:t>
      </w:r>
      <m:oMath>
        <m:r>
          <w:rPr>
            <w:rFonts w:ascii="Cambria Math" w:hAnsi="Cambria Math" w:cs="Arial"/>
            <w:sz w:val="24"/>
            <w:szCs w:val="24"/>
          </w:rPr>
          <m:t>θ</m:t>
        </m:r>
      </m:oMath>
      <w:r w:rsidR="002929A5">
        <w:rPr>
          <w:rFonts w:ascii="Arial" w:eastAsiaTheme="minorEastAsia" w:hAnsi="Arial" w:cs="Arial"/>
          <w:sz w:val="24"/>
          <w:szCs w:val="24"/>
        </w:rPr>
        <w:t xml:space="preserve"> </w:t>
      </w:r>
      <w:r w:rsidR="00895E5E" w:rsidRPr="007F3E7C">
        <w:rPr>
          <w:rFonts w:ascii="Arial" w:hAnsi="Arial" w:cs="Arial"/>
          <w:sz w:val="24"/>
          <w:szCs w:val="24"/>
        </w:rPr>
        <w:t xml:space="preserve">kut zakreta te iste osi </w:t>
      </w:r>
      <w:r w:rsidR="008853F7" w:rsidRPr="007F3E7C">
        <w:rPr>
          <w:rFonts w:ascii="Arial" w:hAnsi="Arial" w:cs="Arial"/>
          <w:sz w:val="24"/>
          <w:szCs w:val="24"/>
        </w:rPr>
        <w:t>tada se rotacija može napisati kao:</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6662"/>
        <w:gridCol w:w="1745"/>
      </w:tblGrid>
      <w:tr w:rsidR="00BB2CED" w14:paraId="0A2522CC" w14:textId="77777777" w:rsidTr="00BB2CED">
        <w:tc>
          <w:tcPr>
            <w:tcW w:w="344" w:type="dxa"/>
          </w:tcPr>
          <w:p w14:paraId="75CE4B96" w14:textId="77777777" w:rsidR="00BB2CED" w:rsidRDefault="00BB2CED" w:rsidP="4BF90087">
            <w:pPr>
              <w:spacing w:line="360" w:lineRule="auto"/>
              <w:rPr>
                <w:rFonts w:ascii="Arial" w:hAnsi="Arial" w:cs="Arial"/>
                <w:sz w:val="24"/>
                <w:szCs w:val="24"/>
              </w:rPr>
            </w:pPr>
          </w:p>
        </w:tc>
        <w:tc>
          <w:tcPr>
            <w:tcW w:w="6662" w:type="dxa"/>
          </w:tcPr>
          <w:p w14:paraId="0636B8B9" w14:textId="2C0CB145" w:rsidR="00BB2CED" w:rsidRDefault="00BB2CED" w:rsidP="4BF90087">
            <w:pPr>
              <w:spacing w:line="360" w:lineRule="auto"/>
              <w:rPr>
                <w:rFonts w:ascii="Arial" w:hAnsi="Arial" w:cs="Arial"/>
                <w:sz w:val="24"/>
                <w:szCs w:val="24"/>
              </w:rPr>
            </w:pPr>
            <m:oMathPara>
              <m:oMath>
                <m:r>
                  <w:rPr>
                    <w:rFonts w:ascii="Cambria Math" w:hAnsi="Cambria Math" w:cs="Arial"/>
                    <w:sz w:val="24"/>
                    <w:szCs w:val="24"/>
                  </w:rPr>
                  <m:t>q=</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θ</m:t>
                            </m:r>
                          </m:num>
                          <m:den>
                            <m:r>
                              <w:rPr>
                                <w:rFonts w:ascii="Cambria Math" w:hAnsi="Cambria Math" w:cs="Arial"/>
                                <w:sz w:val="24"/>
                                <w:szCs w:val="24"/>
                              </w:rPr>
                              <m:t>2</m:t>
                            </m:r>
                          </m:den>
                        </m:f>
                      </m:e>
                    </m:d>
                  </m:e>
                </m:func>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x</m:t>
                        </m:r>
                      </m:sub>
                    </m:sSub>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y</m:t>
                        </m:r>
                      </m:sub>
                    </m:sSub>
                    <m:r>
                      <w:rPr>
                        <w:rFonts w:ascii="Cambria Math" w:hAnsi="Cambria Math" w:cs="Arial"/>
                        <w:sz w:val="24"/>
                        <w:szCs w:val="24"/>
                      </w:rPr>
                      <m:t>j+</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z</m:t>
                        </m:r>
                      </m:sub>
                    </m:sSub>
                    <m:r>
                      <w:rPr>
                        <w:rFonts w:ascii="Cambria Math" w:hAnsi="Cambria Math" w:cs="Arial"/>
                        <w:sz w:val="24"/>
                        <w:szCs w:val="24"/>
                      </w:rPr>
                      <m:t>k</m:t>
                    </m:r>
                  </m:e>
                </m:d>
                <m:r>
                  <m:rPr>
                    <m:sty m:val="p"/>
                  </m:rPr>
                  <w:rPr>
                    <w:rFonts w:ascii="Cambria Math" w:hAnsi="Cambria Math" w:cs="Arial"/>
                    <w:sz w:val="24"/>
                    <w:szCs w:val="24"/>
                  </w:rPr>
                  <m:t>sin⁡</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θ</m:t>
                    </m:r>
                  </m:num>
                  <m:den>
                    <m:r>
                      <w:rPr>
                        <w:rFonts w:ascii="Cambria Math" w:hAnsi="Cambria Math" w:cs="Arial"/>
                        <w:sz w:val="24"/>
                        <w:szCs w:val="24"/>
                      </w:rPr>
                      <m:t>2</m:t>
                    </m:r>
                  </m:den>
                </m:f>
                <m:r>
                  <w:rPr>
                    <w:rFonts w:ascii="Cambria Math" w:hAnsi="Cambria Math" w:cs="Arial"/>
                    <w:sz w:val="24"/>
                    <w:szCs w:val="24"/>
                  </w:rPr>
                  <m:t>)</m:t>
                </m:r>
              </m:oMath>
            </m:oMathPara>
          </w:p>
        </w:tc>
        <w:tc>
          <w:tcPr>
            <w:tcW w:w="1745" w:type="dxa"/>
          </w:tcPr>
          <w:p w14:paraId="7AA6D87D" w14:textId="77777777" w:rsidR="00BB2CED" w:rsidRDefault="00BB2CED" w:rsidP="4BF90087">
            <w:pPr>
              <w:spacing w:line="360" w:lineRule="auto"/>
              <w:rPr>
                <w:rFonts w:ascii="Arial" w:hAnsi="Arial" w:cs="Arial"/>
                <w:sz w:val="24"/>
                <w:szCs w:val="24"/>
              </w:rPr>
            </w:pPr>
          </w:p>
          <w:p w14:paraId="7C59552A" w14:textId="7F4EF2E1" w:rsidR="00BB2CED" w:rsidRDefault="00BB2CED" w:rsidP="00BB2CED">
            <w:pPr>
              <w:spacing w:line="360" w:lineRule="auto"/>
              <w:jc w:val="center"/>
              <w:rPr>
                <w:rFonts w:ascii="Arial" w:hAnsi="Arial" w:cs="Arial"/>
                <w:sz w:val="24"/>
                <w:szCs w:val="24"/>
              </w:rPr>
            </w:pPr>
            <w:r>
              <w:rPr>
                <w:rFonts w:ascii="Arial" w:hAnsi="Arial" w:cs="Arial"/>
                <w:sz w:val="24"/>
                <w:szCs w:val="24"/>
              </w:rPr>
              <w:t>(1)</w:t>
            </w:r>
          </w:p>
        </w:tc>
      </w:tr>
    </w:tbl>
    <w:p w14:paraId="14BAA6F2" w14:textId="480A424F" w:rsidR="00264E5D" w:rsidRPr="002929A5" w:rsidRDefault="00264E5D" w:rsidP="4BF90087">
      <w:pPr>
        <w:spacing w:line="360" w:lineRule="auto"/>
        <w:ind w:left="360"/>
        <w:rPr>
          <w:rFonts w:ascii="Arial" w:hAnsi="Arial" w:cs="Arial"/>
          <w:sz w:val="24"/>
          <w:szCs w:val="24"/>
        </w:rPr>
      </w:pPr>
    </w:p>
    <w:p w14:paraId="0606C8DF" w14:textId="70551C02" w:rsidR="12A58DD4" w:rsidRPr="007F3E7C" w:rsidRDefault="00C85824" w:rsidP="00D76A14">
      <w:pPr>
        <w:spacing w:line="360" w:lineRule="auto"/>
        <w:ind w:left="360"/>
        <w:jc w:val="both"/>
        <w:rPr>
          <w:rFonts w:ascii="Arial" w:hAnsi="Arial" w:cs="Arial"/>
          <w:sz w:val="24"/>
          <w:szCs w:val="24"/>
        </w:rPr>
      </w:pPr>
      <w:r w:rsidRPr="007F3E7C">
        <w:rPr>
          <w:rFonts w:ascii="Arial" w:hAnsi="Arial" w:cs="Arial"/>
          <w:sz w:val="24"/>
          <w:szCs w:val="24"/>
        </w:rPr>
        <w:t xml:space="preserve">Pretvorba </w:t>
      </w:r>
      <w:proofErr w:type="spellStart"/>
      <w:r w:rsidRPr="007F3E7C">
        <w:rPr>
          <w:rFonts w:ascii="Arial" w:hAnsi="Arial" w:cs="Arial"/>
          <w:sz w:val="24"/>
          <w:szCs w:val="24"/>
        </w:rPr>
        <w:t>kvaterna</w:t>
      </w:r>
      <w:proofErr w:type="spellEnd"/>
      <w:r w:rsidRPr="007F3E7C">
        <w:rPr>
          <w:rFonts w:ascii="Arial" w:hAnsi="Arial" w:cs="Arial"/>
          <w:sz w:val="24"/>
          <w:szCs w:val="24"/>
        </w:rPr>
        <w:t xml:space="preserve"> u rotacijsku matricu se provodi na sljedeći način:</w:t>
      </w:r>
    </w:p>
    <w:p w14:paraId="4167A204" w14:textId="6BA01D89" w:rsidR="00C85824" w:rsidRPr="002929A5" w:rsidRDefault="002929A5" w:rsidP="4BF90087">
      <w:pPr>
        <w:spacing w:line="360" w:lineRule="auto"/>
        <w:ind w:left="360"/>
        <w:rPr>
          <w:rFonts w:ascii="Arial" w:eastAsiaTheme="minorEastAsia" w:hAnsi="Arial" w:cs="Arial"/>
          <w:sz w:val="24"/>
          <w:szCs w:val="24"/>
        </w:rPr>
      </w:pPr>
      <m:oMathPara>
        <m:oMath>
          <m:r>
            <w:rPr>
              <w:rFonts w:ascii="Cambria Math" w:hAnsi="Cambria Math" w:cs="Arial"/>
              <w:sz w:val="24"/>
              <w:szCs w:val="24"/>
            </w:rPr>
            <m:t xml:space="preserve">R= </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c</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2</m:t>
                        </m:r>
                      </m:sup>
                    </m:sSup>
                  </m:e>
                  <m:e>
                    <m:r>
                      <w:rPr>
                        <w:rFonts w:ascii="Cambria Math" w:hAnsi="Cambria Math" w:cs="Arial"/>
                        <w:sz w:val="24"/>
                        <w:szCs w:val="24"/>
                      </w:rPr>
                      <m:t>2bc-2ad</m:t>
                    </m:r>
                  </m:e>
                  <m:e>
                    <m:r>
                      <w:rPr>
                        <w:rFonts w:ascii="Cambria Math" w:hAnsi="Cambria Math" w:cs="Arial"/>
                        <w:sz w:val="24"/>
                        <w:szCs w:val="24"/>
                      </w:rPr>
                      <m:t>2bd+2ac</m:t>
                    </m:r>
                  </m:e>
                </m:mr>
                <m:mr>
                  <m:e>
                    <m:r>
                      <w:rPr>
                        <w:rFonts w:ascii="Cambria Math" w:hAnsi="Cambria Math" w:cs="Arial"/>
                        <w:sz w:val="24"/>
                        <w:szCs w:val="24"/>
                      </w:rPr>
                      <m:t>2bc+2ad</m:t>
                    </m:r>
                  </m:e>
                  <m:e>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c</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2</m:t>
                        </m:r>
                      </m:sup>
                    </m:sSup>
                  </m:e>
                  <m:e>
                    <m:r>
                      <w:rPr>
                        <w:rFonts w:ascii="Cambria Math" w:hAnsi="Cambria Math" w:cs="Arial"/>
                        <w:sz w:val="24"/>
                        <w:szCs w:val="24"/>
                      </w:rPr>
                      <m:t>2cd-2ab</m:t>
                    </m:r>
                  </m:e>
                </m:mr>
                <m:mr>
                  <m:e>
                    <m:r>
                      <w:rPr>
                        <w:rFonts w:ascii="Cambria Math" w:hAnsi="Cambria Math" w:cs="Arial"/>
                        <w:sz w:val="24"/>
                        <w:szCs w:val="24"/>
                      </w:rPr>
                      <m:t>2bd-2ac</m:t>
                    </m:r>
                  </m:e>
                  <m:e>
                    <m:r>
                      <w:rPr>
                        <w:rFonts w:ascii="Cambria Math" w:hAnsi="Cambria Math" w:cs="Arial"/>
                        <w:sz w:val="24"/>
                        <w:szCs w:val="24"/>
                      </w:rPr>
                      <m:t>2cd+2ab</m:t>
                    </m:r>
                  </m:e>
                  <m:e>
                    <m:sSup>
                      <m:sSupPr>
                        <m:ctrlPr>
                          <w:rPr>
                            <w:rFonts w:ascii="Cambria Math" w:hAnsi="Cambria Math" w:cs="Arial"/>
                            <w:i/>
                            <w:sz w:val="24"/>
                            <w:szCs w:val="24"/>
                          </w:rPr>
                        </m:ctrlPr>
                      </m:sSupPr>
                      <m:e>
                        <m:r>
                          <w:rPr>
                            <w:rFonts w:ascii="Cambria Math" w:hAnsi="Cambria Math" w:cs="Arial"/>
                            <w:sz w:val="24"/>
                            <w:szCs w:val="24"/>
                          </w:rPr>
                          <m:t>a</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b</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c</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2</m:t>
                        </m:r>
                      </m:sup>
                    </m:sSup>
                  </m:e>
                </m:mr>
              </m:m>
            </m:e>
          </m:d>
        </m:oMath>
      </m:oMathPara>
    </w:p>
    <w:p w14:paraId="3B4BFA81" w14:textId="1CF7EFBE" w:rsidR="005B6D38" w:rsidRPr="007F3E7C" w:rsidRDefault="005B6D38" w:rsidP="4BF90087">
      <w:pPr>
        <w:spacing w:line="360" w:lineRule="auto"/>
        <w:ind w:left="360"/>
        <w:rPr>
          <w:rFonts w:ascii="Arial" w:hAnsi="Arial" w:cs="Arial"/>
          <w:b/>
          <w:sz w:val="24"/>
          <w:szCs w:val="24"/>
        </w:rPr>
      </w:pPr>
    </w:p>
    <w:p w14:paraId="3B37FE76" w14:textId="2E94BCDD" w:rsidR="33080DAC" w:rsidRPr="00774AEE" w:rsidRDefault="00E50DA1" w:rsidP="00216A6B">
      <w:pPr>
        <w:pStyle w:val="stilstil"/>
        <w:rPr>
          <w:rStyle w:val="BookTitle"/>
          <w:b/>
        </w:rPr>
      </w:pPr>
      <w:bookmarkStart w:id="8" w:name="_Toc484018986"/>
      <w:r w:rsidRPr="00774AEE">
        <w:rPr>
          <w:rStyle w:val="BookTitle"/>
          <w:b/>
          <w:i w:val="0"/>
        </w:rPr>
        <w:t>Korelacija</w:t>
      </w:r>
      <w:r w:rsidRPr="00774AEE">
        <w:rPr>
          <w:rStyle w:val="BookTitle"/>
          <w:b/>
        </w:rPr>
        <w:t xml:space="preserve"> </w:t>
      </w:r>
      <w:proofErr w:type="spellStart"/>
      <w:r w:rsidRPr="00774AEE">
        <w:rPr>
          <w:rStyle w:val="BookTitle"/>
          <w:b/>
          <w:i w:val="0"/>
        </w:rPr>
        <w:t>histograma</w:t>
      </w:r>
      <w:bookmarkEnd w:id="8"/>
      <w:proofErr w:type="spellEnd"/>
    </w:p>
    <w:p w14:paraId="5E6C49FD" w14:textId="77777777" w:rsidR="008D40FA" w:rsidRDefault="008D40FA" w:rsidP="00D76A14">
      <w:pPr>
        <w:pStyle w:val="ListParagraph"/>
        <w:spacing w:line="360" w:lineRule="auto"/>
        <w:jc w:val="both"/>
        <w:rPr>
          <w:rFonts w:ascii="Arial" w:hAnsi="Arial" w:cs="Arial"/>
          <w:sz w:val="24"/>
          <w:szCs w:val="24"/>
        </w:rPr>
      </w:pPr>
    </w:p>
    <w:p w14:paraId="570BC079" w14:textId="42735AB9" w:rsidR="001E1E66" w:rsidRPr="007F3E7C" w:rsidRDefault="00E459A5" w:rsidP="00D76A14">
      <w:pPr>
        <w:pStyle w:val="ListParagraph"/>
        <w:spacing w:line="360" w:lineRule="auto"/>
        <w:jc w:val="both"/>
        <w:rPr>
          <w:rFonts w:ascii="Arial" w:hAnsi="Arial" w:cs="Arial"/>
          <w:sz w:val="24"/>
          <w:szCs w:val="24"/>
        </w:rPr>
      </w:pPr>
      <w:r w:rsidRPr="007F3E7C">
        <w:rPr>
          <w:rFonts w:ascii="Arial" w:hAnsi="Arial" w:cs="Arial"/>
          <w:sz w:val="24"/>
          <w:szCs w:val="24"/>
        </w:rPr>
        <w:t>Metoda korišten</w:t>
      </w:r>
      <w:r w:rsidR="00D45F10" w:rsidRPr="007F3E7C">
        <w:rPr>
          <w:rFonts w:ascii="Arial" w:hAnsi="Arial" w:cs="Arial"/>
          <w:sz w:val="24"/>
          <w:szCs w:val="24"/>
        </w:rPr>
        <w:t xml:space="preserve">a za određivanje odometrije robota je </w:t>
      </w:r>
      <w:proofErr w:type="spellStart"/>
      <w:r w:rsidR="00D45F10" w:rsidRPr="007F3E7C">
        <w:rPr>
          <w:rFonts w:ascii="Arial" w:hAnsi="Arial" w:cs="Arial"/>
          <w:sz w:val="24"/>
          <w:szCs w:val="24"/>
        </w:rPr>
        <w:t>Scan</w:t>
      </w:r>
      <w:proofErr w:type="spellEnd"/>
      <w:r w:rsidR="00D45F10" w:rsidRPr="007F3E7C">
        <w:rPr>
          <w:rFonts w:ascii="Arial" w:hAnsi="Arial" w:cs="Arial"/>
          <w:sz w:val="24"/>
          <w:szCs w:val="24"/>
        </w:rPr>
        <w:t xml:space="preserve"> </w:t>
      </w:r>
      <w:proofErr w:type="spellStart"/>
      <w:r w:rsidR="00D45F10" w:rsidRPr="007F3E7C">
        <w:rPr>
          <w:rFonts w:ascii="Arial" w:hAnsi="Arial" w:cs="Arial"/>
          <w:sz w:val="24"/>
          <w:szCs w:val="24"/>
        </w:rPr>
        <w:t>matching</w:t>
      </w:r>
      <w:proofErr w:type="spellEnd"/>
      <w:r w:rsidR="00D45F10" w:rsidRPr="007F3E7C">
        <w:rPr>
          <w:rFonts w:ascii="Arial" w:hAnsi="Arial" w:cs="Arial"/>
          <w:sz w:val="24"/>
          <w:szCs w:val="24"/>
        </w:rPr>
        <w:t xml:space="preserve"> tj. uspoređivanje uzastopnih očitanja laserskog senzora. Algoritam koji će se zapravo koristiti za usporedbu podataka iz senzora se temelji na korelaciji </w:t>
      </w:r>
      <w:proofErr w:type="spellStart"/>
      <w:r w:rsidR="00D45F10" w:rsidRPr="007F3E7C">
        <w:rPr>
          <w:rFonts w:ascii="Arial" w:hAnsi="Arial" w:cs="Arial"/>
          <w:sz w:val="24"/>
          <w:szCs w:val="24"/>
        </w:rPr>
        <w:t>histograma</w:t>
      </w:r>
      <w:proofErr w:type="spellEnd"/>
      <w:r w:rsidR="00D45F10" w:rsidRPr="007F3E7C">
        <w:rPr>
          <w:rFonts w:ascii="Arial" w:hAnsi="Arial" w:cs="Arial"/>
          <w:sz w:val="24"/>
          <w:szCs w:val="24"/>
        </w:rPr>
        <w:t xml:space="preserve"> dobivenih nakon svakog očitanja. </w:t>
      </w:r>
      <w:proofErr w:type="spellStart"/>
      <w:r w:rsidR="00D45F10" w:rsidRPr="007F3E7C">
        <w:rPr>
          <w:rFonts w:ascii="Arial" w:hAnsi="Arial" w:cs="Arial"/>
          <w:sz w:val="24"/>
          <w:szCs w:val="24"/>
        </w:rPr>
        <w:t>Histogrami</w:t>
      </w:r>
      <w:proofErr w:type="spellEnd"/>
      <w:r w:rsidR="00D45F10" w:rsidRPr="007F3E7C">
        <w:rPr>
          <w:rFonts w:ascii="Arial" w:hAnsi="Arial" w:cs="Arial"/>
          <w:sz w:val="24"/>
          <w:szCs w:val="24"/>
        </w:rPr>
        <w:t xml:space="preserve"> općenito predstavljaju neku distribuciju numeričkih podataka. U ovom slučaju </w:t>
      </w:r>
      <w:proofErr w:type="spellStart"/>
      <w:r w:rsidR="00D45F10" w:rsidRPr="007F3E7C">
        <w:rPr>
          <w:rFonts w:ascii="Arial" w:hAnsi="Arial" w:cs="Arial"/>
          <w:sz w:val="24"/>
          <w:szCs w:val="24"/>
        </w:rPr>
        <w:t>histogrami</w:t>
      </w:r>
      <w:proofErr w:type="spellEnd"/>
      <w:r w:rsidR="00D45F10" w:rsidRPr="007F3E7C">
        <w:rPr>
          <w:rFonts w:ascii="Arial" w:hAnsi="Arial" w:cs="Arial"/>
          <w:sz w:val="24"/>
          <w:szCs w:val="24"/>
        </w:rPr>
        <w:t xml:space="preserve"> će predstavljati broj</w:t>
      </w:r>
      <w:r w:rsidR="00201B00" w:rsidRPr="007F3E7C">
        <w:rPr>
          <w:rFonts w:ascii="Arial" w:hAnsi="Arial" w:cs="Arial"/>
          <w:sz w:val="24"/>
          <w:szCs w:val="24"/>
        </w:rPr>
        <w:t xml:space="preserve"> tj. frekvenciju</w:t>
      </w:r>
      <w:r w:rsidR="00D45F10" w:rsidRPr="007F3E7C">
        <w:rPr>
          <w:rFonts w:ascii="Arial" w:hAnsi="Arial" w:cs="Arial"/>
          <w:sz w:val="24"/>
          <w:szCs w:val="24"/>
        </w:rPr>
        <w:t xml:space="preserve"> laserskih zraka koje </w:t>
      </w:r>
      <w:r w:rsidR="00201B00" w:rsidRPr="007F3E7C">
        <w:rPr>
          <w:rFonts w:ascii="Arial" w:hAnsi="Arial" w:cs="Arial"/>
          <w:sz w:val="24"/>
          <w:szCs w:val="24"/>
        </w:rPr>
        <w:t xml:space="preserve">zadovoljavaju neku vrijednost. </w:t>
      </w:r>
    </w:p>
    <w:p w14:paraId="1F237304" w14:textId="2E002803" w:rsidR="001E1E66" w:rsidRPr="007F3E7C" w:rsidRDefault="00201B00" w:rsidP="00D76A14">
      <w:pPr>
        <w:pStyle w:val="ListParagraph"/>
        <w:spacing w:line="360" w:lineRule="auto"/>
        <w:jc w:val="both"/>
        <w:rPr>
          <w:rFonts w:ascii="Arial" w:hAnsi="Arial" w:cs="Arial"/>
          <w:sz w:val="24"/>
          <w:szCs w:val="24"/>
        </w:rPr>
      </w:pPr>
      <w:r w:rsidRPr="007F3E7C">
        <w:rPr>
          <w:rFonts w:ascii="Arial" w:hAnsi="Arial" w:cs="Arial"/>
          <w:sz w:val="24"/>
          <w:szCs w:val="24"/>
        </w:rPr>
        <w:t xml:space="preserve">U </w:t>
      </w:r>
      <w:proofErr w:type="spellStart"/>
      <w:r w:rsidRPr="007F3E7C">
        <w:rPr>
          <w:rFonts w:ascii="Arial" w:hAnsi="Arial" w:cs="Arial"/>
          <w:sz w:val="24"/>
          <w:szCs w:val="24"/>
        </w:rPr>
        <w:t>histogramu</w:t>
      </w:r>
      <w:proofErr w:type="spellEnd"/>
      <w:r w:rsidRPr="007F3E7C">
        <w:rPr>
          <w:rFonts w:ascii="Arial" w:hAnsi="Arial" w:cs="Arial"/>
          <w:sz w:val="24"/>
          <w:szCs w:val="24"/>
        </w:rPr>
        <w:t xml:space="preserve"> relativnog pomaka kuta na y osi će biti broj laserskih zraka između čijih je krajnjih točaka na objektu kut jednak kutu na x osi.</w:t>
      </w:r>
      <w:r w:rsidR="001E1E66" w:rsidRPr="007F3E7C">
        <w:rPr>
          <w:rFonts w:ascii="Arial" w:hAnsi="Arial" w:cs="Arial"/>
          <w:sz w:val="24"/>
          <w:szCs w:val="24"/>
        </w:rPr>
        <w:t xml:space="preserve"> </w:t>
      </w:r>
    </w:p>
    <w:p w14:paraId="1B1E2EB3" w14:textId="2546D248" w:rsidR="00E50DA1" w:rsidRPr="007F3E7C" w:rsidRDefault="00201B00" w:rsidP="00D76A14">
      <w:pPr>
        <w:pStyle w:val="ListParagraph"/>
        <w:spacing w:line="360" w:lineRule="auto"/>
        <w:jc w:val="both"/>
        <w:rPr>
          <w:rFonts w:ascii="Arial" w:hAnsi="Arial" w:cs="Arial"/>
          <w:sz w:val="24"/>
          <w:szCs w:val="24"/>
        </w:rPr>
      </w:pPr>
      <w:r w:rsidRPr="007F3E7C">
        <w:rPr>
          <w:rFonts w:ascii="Arial" w:hAnsi="Arial" w:cs="Arial"/>
          <w:sz w:val="24"/>
          <w:szCs w:val="24"/>
        </w:rPr>
        <w:t xml:space="preserve">U </w:t>
      </w:r>
      <w:proofErr w:type="spellStart"/>
      <w:r w:rsidRPr="007F3E7C">
        <w:rPr>
          <w:rFonts w:ascii="Arial" w:hAnsi="Arial" w:cs="Arial"/>
          <w:sz w:val="24"/>
          <w:szCs w:val="24"/>
        </w:rPr>
        <w:t>histogramu</w:t>
      </w:r>
      <w:proofErr w:type="spellEnd"/>
      <w:r w:rsidRPr="007F3E7C">
        <w:rPr>
          <w:rFonts w:ascii="Arial" w:hAnsi="Arial" w:cs="Arial"/>
          <w:sz w:val="24"/>
          <w:szCs w:val="24"/>
        </w:rPr>
        <w:t xml:space="preserve"> relativnog pomaka</w:t>
      </w:r>
      <w:r w:rsidR="003A490E" w:rsidRPr="007F3E7C">
        <w:rPr>
          <w:rFonts w:ascii="Arial" w:hAnsi="Arial" w:cs="Arial"/>
          <w:sz w:val="24"/>
          <w:szCs w:val="24"/>
        </w:rPr>
        <w:t xml:space="preserve"> udaljenosti će također na y</w:t>
      </w:r>
      <w:r w:rsidRPr="007F3E7C">
        <w:rPr>
          <w:rFonts w:ascii="Arial" w:hAnsi="Arial" w:cs="Arial"/>
          <w:sz w:val="24"/>
          <w:szCs w:val="24"/>
        </w:rPr>
        <w:t xml:space="preserve"> osi biti broj laserskih zraka</w:t>
      </w:r>
      <w:r w:rsidR="003A490E" w:rsidRPr="007F3E7C">
        <w:rPr>
          <w:rFonts w:ascii="Arial" w:hAnsi="Arial" w:cs="Arial"/>
          <w:sz w:val="24"/>
          <w:szCs w:val="24"/>
        </w:rPr>
        <w:t>. Za dobivanje udaljenosti između dvije točke one će biti pretvorene iz polarnih koordinata u koordinate predstavljene x i y udaljenostima. Tako dobivenim točkama će se oduzet</w:t>
      </w:r>
      <w:r w:rsidR="0033675A">
        <w:rPr>
          <w:rFonts w:ascii="Arial" w:hAnsi="Arial" w:cs="Arial"/>
          <w:sz w:val="24"/>
          <w:szCs w:val="24"/>
        </w:rPr>
        <w:t>u x i y koordinate tj. dobit će se</w:t>
      </w:r>
      <w:r w:rsidR="003A490E" w:rsidRPr="007F3E7C">
        <w:rPr>
          <w:rFonts w:ascii="Arial" w:hAnsi="Arial" w:cs="Arial"/>
          <w:sz w:val="24"/>
          <w:szCs w:val="24"/>
        </w:rPr>
        <w:t xml:space="preserve"> razlike te dvije točke. Te razlike </w:t>
      </w:r>
      <w:r w:rsidR="00453DCB" w:rsidRPr="007F3E7C">
        <w:rPr>
          <w:rFonts w:ascii="Arial" w:hAnsi="Arial" w:cs="Arial"/>
          <w:sz w:val="24"/>
          <w:szCs w:val="24"/>
        </w:rPr>
        <w:t>∆</w:t>
      </w:r>
      <w:r w:rsidR="003A490E" w:rsidRPr="007F3E7C">
        <w:rPr>
          <w:rFonts w:ascii="Arial" w:hAnsi="Arial" w:cs="Arial"/>
          <w:sz w:val="24"/>
          <w:szCs w:val="24"/>
        </w:rPr>
        <w:t xml:space="preserve">x i </w:t>
      </w:r>
      <w:r w:rsidR="00453DCB" w:rsidRPr="007F3E7C">
        <w:rPr>
          <w:rFonts w:ascii="Arial" w:hAnsi="Arial" w:cs="Arial"/>
          <w:sz w:val="24"/>
          <w:szCs w:val="24"/>
        </w:rPr>
        <w:t>∆</w:t>
      </w:r>
      <w:r w:rsidR="003A490E" w:rsidRPr="007F3E7C">
        <w:rPr>
          <w:rFonts w:ascii="Arial" w:hAnsi="Arial" w:cs="Arial"/>
          <w:sz w:val="24"/>
          <w:szCs w:val="24"/>
        </w:rPr>
        <w:t>y</w:t>
      </w:r>
      <w:r w:rsidR="00CA1C6A" w:rsidRPr="007F3E7C">
        <w:rPr>
          <w:rFonts w:ascii="Arial" w:hAnsi="Arial" w:cs="Arial"/>
          <w:sz w:val="24"/>
          <w:szCs w:val="24"/>
        </w:rPr>
        <w:t xml:space="preserve"> će biti na x osi </w:t>
      </w:r>
      <w:proofErr w:type="spellStart"/>
      <w:r w:rsidR="00CA1C6A" w:rsidRPr="007F3E7C">
        <w:rPr>
          <w:rFonts w:ascii="Arial" w:hAnsi="Arial" w:cs="Arial"/>
          <w:sz w:val="24"/>
          <w:szCs w:val="24"/>
        </w:rPr>
        <w:t>histograma</w:t>
      </w:r>
      <w:proofErr w:type="spellEnd"/>
      <w:r w:rsidR="00CA1C6A" w:rsidRPr="007F3E7C">
        <w:rPr>
          <w:rFonts w:ascii="Arial" w:hAnsi="Arial" w:cs="Arial"/>
          <w:sz w:val="24"/>
          <w:szCs w:val="24"/>
        </w:rPr>
        <w:t xml:space="preserve"> relativnog pomaka.</w:t>
      </w:r>
    </w:p>
    <w:p w14:paraId="1D493D27" w14:textId="2E8DAD4B" w:rsidR="00950DD1" w:rsidRDefault="08C1AB28" w:rsidP="00D76A14">
      <w:pPr>
        <w:pStyle w:val="ListParagraph"/>
        <w:spacing w:line="360" w:lineRule="auto"/>
        <w:jc w:val="both"/>
        <w:rPr>
          <w:rFonts w:ascii="Arial" w:hAnsi="Arial" w:cs="Arial"/>
          <w:sz w:val="24"/>
          <w:szCs w:val="24"/>
        </w:rPr>
      </w:pPr>
      <w:r w:rsidRPr="08C1AB28">
        <w:rPr>
          <w:rFonts w:ascii="Arial" w:hAnsi="Arial" w:cs="Arial"/>
          <w:sz w:val="24"/>
          <w:szCs w:val="24"/>
        </w:rPr>
        <w:t xml:space="preserve">Ovim postupcima će se dobiti </w:t>
      </w:r>
      <w:proofErr w:type="spellStart"/>
      <w:r w:rsidRPr="08C1AB28">
        <w:rPr>
          <w:rFonts w:ascii="Arial" w:hAnsi="Arial" w:cs="Arial"/>
          <w:sz w:val="24"/>
          <w:szCs w:val="24"/>
        </w:rPr>
        <w:t>histogrami</w:t>
      </w:r>
      <w:proofErr w:type="spellEnd"/>
      <w:r w:rsidRPr="08C1AB28">
        <w:rPr>
          <w:rFonts w:ascii="Arial" w:hAnsi="Arial" w:cs="Arial"/>
          <w:sz w:val="24"/>
          <w:szCs w:val="24"/>
        </w:rPr>
        <w:t xml:space="preserve"> prethodnog i trenutnog očitanja preko kojih će se pomoću </w:t>
      </w:r>
      <w:proofErr w:type="spellStart"/>
      <w:r w:rsidRPr="08C1AB28">
        <w:rPr>
          <w:rFonts w:ascii="Arial" w:hAnsi="Arial" w:cs="Arial"/>
          <w:sz w:val="24"/>
          <w:szCs w:val="24"/>
        </w:rPr>
        <w:t>kroskorelacijske</w:t>
      </w:r>
      <w:proofErr w:type="spellEnd"/>
      <w:r w:rsidRPr="08C1AB28">
        <w:rPr>
          <w:rFonts w:ascii="Arial" w:hAnsi="Arial" w:cs="Arial"/>
          <w:sz w:val="24"/>
          <w:szCs w:val="24"/>
        </w:rPr>
        <w:t xml:space="preserve"> funkcije dobiti prav</w:t>
      </w:r>
      <w:r w:rsidR="00E105F9">
        <w:rPr>
          <w:rFonts w:ascii="Arial" w:hAnsi="Arial" w:cs="Arial"/>
          <w:sz w:val="24"/>
          <w:szCs w:val="24"/>
        </w:rPr>
        <w:t>e vrijednosti pomake u x i y sm</w:t>
      </w:r>
      <w:r w:rsidRPr="08C1AB28">
        <w:rPr>
          <w:rFonts w:ascii="Arial" w:hAnsi="Arial" w:cs="Arial"/>
          <w:sz w:val="24"/>
          <w:szCs w:val="24"/>
        </w:rPr>
        <w:t xml:space="preserve">jeru te prava vrijednost rotacijskog kuta. </w:t>
      </w:r>
    </w:p>
    <w:p w14:paraId="2354371A" w14:textId="13167B90" w:rsidR="08C1AB28" w:rsidRDefault="08C1AB28" w:rsidP="00D76A14">
      <w:pPr>
        <w:pStyle w:val="ListParagraph"/>
        <w:spacing w:line="360" w:lineRule="auto"/>
        <w:jc w:val="both"/>
        <w:rPr>
          <w:rFonts w:ascii="Arial" w:hAnsi="Arial" w:cs="Arial"/>
          <w:sz w:val="24"/>
          <w:szCs w:val="24"/>
        </w:rPr>
      </w:pPr>
    </w:p>
    <w:p w14:paraId="56AB1C3E" w14:textId="43FFBD85" w:rsidR="08C1AB28" w:rsidRDefault="08C1AB28" w:rsidP="00D76A14">
      <w:pPr>
        <w:pStyle w:val="ListParagraph"/>
        <w:spacing w:line="360" w:lineRule="auto"/>
        <w:jc w:val="both"/>
        <w:rPr>
          <w:rFonts w:ascii="Arial" w:hAnsi="Arial" w:cs="Arial"/>
          <w:sz w:val="24"/>
          <w:szCs w:val="24"/>
        </w:rPr>
      </w:pPr>
      <w:r w:rsidRPr="08C1AB28">
        <w:rPr>
          <w:rFonts w:ascii="Arial" w:hAnsi="Arial" w:cs="Arial"/>
          <w:sz w:val="24"/>
          <w:szCs w:val="24"/>
        </w:rPr>
        <w:t xml:space="preserve">Da bismo usporedili dva očitanja moramo pronaći koliko su oni zapravo slični tj. različiti. U tu svrhu radimo njihovu </w:t>
      </w:r>
      <w:proofErr w:type="spellStart"/>
      <w:r w:rsidRPr="08C1AB28">
        <w:rPr>
          <w:rFonts w:ascii="Arial" w:hAnsi="Arial" w:cs="Arial"/>
          <w:sz w:val="24"/>
          <w:szCs w:val="24"/>
        </w:rPr>
        <w:t>kroskorelaciju</w:t>
      </w:r>
      <w:proofErr w:type="spellEnd"/>
      <w:r w:rsidRPr="08C1AB28">
        <w:rPr>
          <w:rFonts w:ascii="Arial" w:hAnsi="Arial" w:cs="Arial"/>
          <w:sz w:val="24"/>
          <w:szCs w:val="24"/>
        </w:rPr>
        <w:t xml:space="preserve">. </w:t>
      </w: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jest mjera kojom se prikazuje sličnost dvaju skupa podataka.</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1249"/>
        <w:gridCol w:w="5386"/>
        <w:gridCol w:w="1036"/>
      </w:tblGrid>
      <w:tr w:rsidR="00EE6C3F" w14:paraId="4BB3586E" w14:textId="77777777" w:rsidTr="00EE6C3F">
        <w:trPr>
          <w:trHeight w:val="1017"/>
        </w:trPr>
        <w:tc>
          <w:tcPr>
            <w:tcW w:w="1249" w:type="dxa"/>
            <w:shd w:val="clear" w:color="auto" w:fill="FFFFFF" w:themeFill="background1"/>
          </w:tcPr>
          <w:p w14:paraId="5EB1DCBD" w14:textId="77777777" w:rsidR="00EE6C3F" w:rsidRDefault="00EE6C3F" w:rsidP="00EE6C3F">
            <w:pPr>
              <w:pStyle w:val="ListParagraph"/>
              <w:spacing w:line="360" w:lineRule="auto"/>
              <w:ind w:left="0"/>
              <w:jc w:val="center"/>
              <w:rPr>
                <w:rFonts w:ascii="Arial" w:eastAsiaTheme="minorEastAsia" w:hAnsi="Arial" w:cs="Arial"/>
                <w:sz w:val="24"/>
                <w:szCs w:val="24"/>
              </w:rPr>
            </w:pPr>
          </w:p>
        </w:tc>
        <w:tc>
          <w:tcPr>
            <w:tcW w:w="5386" w:type="dxa"/>
          </w:tcPr>
          <w:p w14:paraId="686E2DB4" w14:textId="4E4D62E9" w:rsidR="00EE6C3F" w:rsidRDefault="00B62FA4" w:rsidP="00EE6C3F">
            <w:pPr>
              <w:pStyle w:val="ListParagraph"/>
              <w:spacing w:line="360" w:lineRule="auto"/>
              <w:ind w:left="0"/>
              <w:jc w:val="center"/>
              <w:rPr>
                <w:rFonts w:ascii="Arial" w:eastAsiaTheme="minorEastAsia" w:hAnsi="Arial" w:cs="Arial"/>
                <w:sz w:val="24"/>
                <w:szCs w:val="24"/>
              </w:rPr>
            </w:pPr>
            <m:oMathPara>
              <m:oMath>
                <m:d>
                  <m:dPr>
                    <m:ctrlPr>
                      <w:rPr>
                        <w:rFonts w:ascii="Cambria Math" w:hAnsi="Cambria Math" w:cs="Arial"/>
                        <w:i/>
                        <w:sz w:val="24"/>
                        <w:szCs w:val="24"/>
                      </w:rPr>
                    </m:ctrlPr>
                  </m:dPr>
                  <m:e>
                    <m:r>
                      <w:rPr>
                        <w:rFonts w:ascii="Cambria Math" w:hAnsi="Cambria Math" w:cs="Arial"/>
                        <w:sz w:val="24"/>
                        <w:szCs w:val="24"/>
                      </w:rPr>
                      <m:t>f*g</m:t>
                    </m:r>
                  </m:e>
                </m:d>
                <m:r>
                  <w:rPr>
                    <w:rFonts w:ascii="Cambria Math" w:hAnsi="Cambria Math" w:cs="Arial"/>
                    <w:sz w:val="24"/>
                    <w:szCs w:val="24"/>
                  </w:rPr>
                  <m:t>[n]=</m:t>
                </m:r>
                <m:nary>
                  <m:naryPr>
                    <m:chr m:val="∑"/>
                    <m:limLoc m:val="undOvr"/>
                    <m:ctrlPr>
                      <w:rPr>
                        <w:rFonts w:ascii="Cambria Math" w:hAnsi="Cambria Math" w:cs="Arial"/>
                        <w:i/>
                        <w:sz w:val="24"/>
                        <w:szCs w:val="24"/>
                      </w:rPr>
                    </m:ctrlPr>
                  </m:naryPr>
                  <m:sub>
                    <m:r>
                      <w:rPr>
                        <w:rFonts w:ascii="Cambria Math" w:hAnsi="Cambria Math" w:cs="Arial"/>
                        <w:sz w:val="24"/>
                        <w:szCs w:val="24"/>
                      </w:rPr>
                      <m:t>m=-∞</m:t>
                    </m:r>
                  </m:sub>
                  <m:sup>
                    <m:r>
                      <w:rPr>
                        <w:rFonts w:ascii="Cambria Math" w:hAnsi="Cambria Math" w:cs="Arial"/>
                        <w:sz w:val="24"/>
                        <w:szCs w:val="24"/>
                      </w:rPr>
                      <m:t>∞</m:t>
                    </m:r>
                  </m:sup>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m:t>
                        </m:r>
                      </m:sup>
                    </m:sSup>
                    <m:r>
                      <w:rPr>
                        <w:rFonts w:ascii="Cambria Math" w:hAnsi="Cambria Math" w:cs="Arial"/>
                        <w:sz w:val="24"/>
                        <w:szCs w:val="24"/>
                      </w:rPr>
                      <m:t>[m]*g[m+n]</m:t>
                    </m:r>
                  </m:e>
                </m:nary>
              </m:oMath>
            </m:oMathPara>
          </w:p>
        </w:tc>
        <w:tc>
          <w:tcPr>
            <w:tcW w:w="1036" w:type="dxa"/>
          </w:tcPr>
          <w:p w14:paraId="016B0E6C" w14:textId="77777777" w:rsidR="00EE6C3F" w:rsidRDefault="00EE6C3F" w:rsidP="00EE6C3F">
            <w:pPr>
              <w:pStyle w:val="ListParagraph"/>
              <w:spacing w:line="360" w:lineRule="auto"/>
              <w:ind w:left="0"/>
              <w:jc w:val="center"/>
              <w:rPr>
                <w:rFonts w:ascii="Arial" w:eastAsiaTheme="minorEastAsia" w:hAnsi="Arial" w:cs="Arial"/>
                <w:sz w:val="24"/>
                <w:szCs w:val="24"/>
              </w:rPr>
            </w:pPr>
          </w:p>
          <w:p w14:paraId="65DC3392" w14:textId="62A56EFF" w:rsidR="00EE6C3F" w:rsidRDefault="00EE6C3F" w:rsidP="00EE6C3F">
            <w:pPr>
              <w:pStyle w:val="ListParagraph"/>
              <w:spacing w:line="360" w:lineRule="auto"/>
              <w:ind w:left="0"/>
              <w:jc w:val="center"/>
              <w:rPr>
                <w:rFonts w:ascii="Arial" w:eastAsiaTheme="minorEastAsia" w:hAnsi="Arial" w:cs="Arial"/>
                <w:sz w:val="24"/>
                <w:szCs w:val="24"/>
              </w:rPr>
            </w:pPr>
            <w:r>
              <w:rPr>
                <w:rFonts w:ascii="Arial" w:eastAsiaTheme="minorEastAsia" w:hAnsi="Arial" w:cs="Arial"/>
                <w:sz w:val="24"/>
                <w:szCs w:val="24"/>
              </w:rPr>
              <w:t>(</w:t>
            </w:r>
            <w:r w:rsidR="00BB2CED">
              <w:rPr>
                <w:rFonts w:ascii="Arial" w:eastAsiaTheme="minorEastAsia" w:hAnsi="Arial" w:cs="Arial"/>
                <w:sz w:val="24"/>
                <w:szCs w:val="24"/>
              </w:rPr>
              <w:t>2</w:t>
            </w:r>
            <w:r>
              <w:rPr>
                <w:rFonts w:ascii="Arial" w:eastAsiaTheme="minorEastAsia" w:hAnsi="Arial" w:cs="Arial"/>
                <w:sz w:val="24"/>
                <w:szCs w:val="24"/>
              </w:rPr>
              <w:t>)</w:t>
            </w:r>
          </w:p>
        </w:tc>
      </w:tr>
    </w:tbl>
    <w:p w14:paraId="63337476" w14:textId="4733995C" w:rsidR="08C1AB28" w:rsidRPr="00BA24CB" w:rsidRDefault="08C1AB28" w:rsidP="08C1AB28">
      <w:pPr>
        <w:pStyle w:val="ListParagraph"/>
        <w:spacing w:line="360" w:lineRule="auto"/>
        <w:ind w:left="1440" w:firstLine="720"/>
        <w:rPr>
          <w:rFonts w:ascii="Arial" w:eastAsiaTheme="minorEastAsia" w:hAnsi="Arial" w:cs="Arial"/>
          <w:sz w:val="24"/>
          <w:szCs w:val="24"/>
        </w:rPr>
      </w:pPr>
    </w:p>
    <w:p w14:paraId="0DF80D8D" w14:textId="77777777" w:rsidR="00BA24CB" w:rsidRDefault="00BA24CB" w:rsidP="08C1AB28">
      <w:pPr>
        <w:pStyle w:val="ListParagraph"/>
        <w:spacing w:line="360" w:lineRule="auto"/>
        <w:ind w:left="1440" w:firstLine="720"/>
        <w:rPr>
          <w:rFonts w:ascii="Arial" w:hAnsi="Arial" w:cs="Arial"/>
          <w:sz w:val="24"/>
          <w:szCs w:val="24"/>
        </w:rPr>
      </w:pPr>
    </w:p>
    <w:p w14:paraId="239AFFFE" w14:textId="1C061A0B" w:rsidR="08C1AB28" w:rsidRDefault="00D76A14" w:rsidP="00D76A14">
      <w:pPr>
        <w:pStyle w:val="ListParagraph"/>
        <w:spacing w:line="360" w:lineRule="auto"/>
        <w:jc w:val="both"/>
        <w:rPr>
          <w:rFonts w:ascii="Arial" w:hAnsi="Arial" w:cs="Arial"/>
          <w:sz w:val="24"/>
          <w:szCs w:val="24"/>
        </w:rPr>
      </w:pPr>
      <w:r>
        <w:rPr>
          <w:rFonts w:ascii="Arial" w:hAnsi="Arial" w:cs="Arial"/>
          <w:sz w:val="24"/>
          <w:szCs w:val="24"/>
        </w:rPr>
        <w:t xml:space="preserve">Funkcije </w:t>
      </w:r>
      <m:oMath>
        <m:r>
          <w:rPr>
            <w:rFonts w:ascii="Cambria Math" w:hAnsi="Cambria Math" w:cs="Arial"/>
            <w:sz w:val="24"/>
            <w:szCs w:val="24"/>
          </w:rPr>
          <m:t>f</m:t>
        </m:r>
      </m:oMath>
      <w:r>
        <w:rPr>
          <w:rFonts w:ascii="Arial" w:hAnsi="Arial" w:cs="Arial"/>
          <w:sz w:val="24"/>
          <w:szCs w:val="24"/>
        </w:rPr>
        <w:t xml:space="preserve"> i </w:t>
      </w:r>
      <m:oMath>
        <m:r>
          <w:rPr>
            <w:rFonts w:ascii="Cambria Math" w:hAnsi="Cambria Math" w:cs="Arial"/>
            <w:sz w:val="24"/>
            <w:szCs w:val="24"/>
          </w:rPr>
          <m:t>g</m:t>
        </m:r>
      </m:oMath>
      <w:r>
        <w:rPr>
          <w:rFonts w:ascii="Arial" w:hAnsi="Arial" w:cs="Arial"/>
          <w:sz w:val="24"/>
          <w:szCs w:val="24"/>
        </w:rPr>
        <w:t xml:space="preserve"> su diskretne funkcije</w:t>
      </w:r>
      <w:r w:rsidR="08C1AB28" w:rsidRPr="08C1AB28">
        <w:rPr>
          <w:rFonts w:ascii="Arial" w:hAnsi="Arial" w:cs="Arial"/>
          <w:sz w:val="24"/>
          <w:szCs w:val="24"/>
        </w:rPr>
        <w:t>.</w:t>
      </w:r>
      <w:r>
        <w:rPr>
          <w:rFonts w:ascii="Arial" w:hAnsi="Arial" w:cs="Arial"/>
          <w:sz w:val="24"/>
          <w:szCs w:val="24"/>
        </w:rPr>
        <w:t xml:space="preserve"> </w:t>
      </w:r>
      <w:r w:rsidR="0095527B">
        <w:rPr>
          <w:rFonts w:ascii="Arial" w:hAnsi="Arial" w:cs="Arial"/>
          <w:sz w:val="24"/>
          <w:szCs w:val="24"/>
        </w:rPr>
        <w:t>K</w:t>
      </w:r>
      <w:r w:rsidR="08C1AB28" w:rsidRPr="08C1AB28">
        <w:rPr>
          <w:rFonts w:ascii="Arial" w:hAnsi="Arial" w:cs="Arial"/>
          <w:sz w:val="24"/>
          <w:szCs w:val="24"/>
        </w:rPr>
        <w:t>oristiti</w:t>
      </w:r>
      <w:r w:rsidR="0095527B">
        <w:rPr>
          <w:rFonts w:ascii="Arial" w:hAnsi="Arial" w:cs="Arial"/>
          <w:sz w:val="24"/>
          <w:szCs w:val="24"/>
        </w:rPr>
        <w:t xml:space="preserve"> će se</w:t>
      </w:r>
      <w:r w:rsidR="08C1AB28" w:rsidRPr="08C1AB28">
        <w:rPr>
          <w:rFonts w:ascii="Arial" w:hAnsi="Arial" w:cs="Arial"/>
          <w:sz w:val="24"/>
          <w:szCs w:val="24"/>
        </w:rPr>
        <w:t xml:space="preserve"> diskretnu </w:t>
      </w:r>
      <w:proofErr w:type="spellStart"/>
      <w:r w:rsidR="08C1AB28" w:rsidRPr="08C1AB28">
        <w:rPr>
          <w:rFonts w:ascii="Arial" w:hAnsi="Arial" w:cs="Arial"/>
          <w:sz w:val="24"/>
          <w:szCs w:val="24"/>
        </w:rPr>
        <w:t>kroskorelac</w:t>
      </w:r>
      <w:r w:rsidR="00B22BA3">
        <w:rPr>
          <w:rFonts w:ascii="Arial" w:hAnsi="Arial" w:cs="Arial"/>
          <w:sz w:val="24"/>
          <w:szCs w:val="24"/>
        </w:rPr>
        <w:t>ijsku</w:t>
      </w:r>
      <w:proofErr w:type="spellEnd"/>
      <w:r w:rsidR="00B22BA3">
        <w:rPr>
          <w:rFonts w:ascii="Arial" w:hAnsi="Arial" w:cs="Arial"/>
          <w:sz w:val="24"/>
          <w:szCs w:val="24"/>
        </w:rPr>
        <w:t xml:space="preserve"> funkciju. Ta funkcija je v</w:t>
      </w:r>
      <w:r w:rsidR="08C1AB28" w:rsidRPr="08C1AB28">
        <w:rPr>
          <w:rFonts w:ascii="Arial" w:hAnsi="Arial" w:cs="Arial"/>
          <w:sz w:val="24"/>
          <w:szCs w:val="24"/>
        </w:rPr>
        <w:t xml:space="preserve">rlo slična </w:t>
      </w:r>
      <w:proofErr w:type="spellStart"/>
      <w:r w:rsidR="08C1AB28" w:rsidRPr="08C1AB28">
        <w:rPr>
          <w:rFonts w:ascii="Arial" w:hAnsi="Arial" w:cs="Arial"/>
          <w:sz w:val="24"/>
          <w:szCs w:val="24"/>
        </w:rPr>
        <w:t>konvoluciji</w:t>
      </w:r>
      <w:proofErr w:type="spellEnd"/>
      <w:r w:rsidR="08C1AB28" w:rsidRPr="08C1AB28">
        <w:rPr>
          <w:rFonts w:ascii="Arial" w:hAnsi="Arial" w:cs="Arial"/>
          <w:sz w:val="24"/>
          <w:szCs w:val="24"/>
        </w:rPr>
        <w:t xml:space="preserve"> dvaju signala samo što se u slučaju </w:t>
      </w:r>
      <w:proofErr w:type="spellStart"/>
      <w:r w:rsidR="08C1AB28" w:rsidRPr="08C1AB28">
        <w:rPr>
          <w:rFonts w:ascii="Arial" w:hAnsi="Arial" w:cs="Arial"/>
          <w:sz w:val="24"/>
          <w:szCs w:val="24"/>
        </w:rPr>
        <w:t>konvolucije</w:t>
      </w:r>
      <w:proofErr w:type="spellEnd"/>
      <w:r w:rsidR="08C1AB28" w:rsidRPr="08C1AB28">
        <w:rPr>
          <w:rFonts w:ascii="Arial" w:hAnsi="Arial" w:cs="Arial"/>
          <w:sz w:val="24"/>
          <w:szCs w:val="24"/>
        </w:rPr>
        <w:t xml:space="preserve"> jedan signal mora zrcaliti u odnosu na y os. Ako uzmemo za primjer </w:t>
      </w:r>
      <w:proofErr w:type="spellStart"/>
      <w:r w:rsidR="08C1AB28" w:rsidRPr="08C1AB28">
        <w:rPr>
          <w:rFonts w:ascii="Arial" w:hAnsi="Arial" w:cs="Arial"/>
          <w:sz w:val="24"/>
          <w:szCs w:val="24"/>
        </w:rPr>
        <w:t>kroskorelaciju</w:t>
      </w:r>
      <w:proofErr w:type="spellEnd"/>
      <w:r w:rsidR="08C1AB28" w:rsidRPr="08C1AB28">
        <w:rPr>
          <w:rFonts w:ascii="Arial" w:hAnsi="Arial" w:cs="Arial"/>
          <w:sz w:val="24"/>
          <w:szCs w:val="24"/>
        </w:rPr>
        <w:t xml:space="preserve"> dvaju </w:t>
      </w:r>
      <w:proofErr w:type="spellStart"/>
      <w:r w:rsidR="08C1AB28" w:rsidRPr="08C1AB28">
        <w:rPr>
          <w:rFonts w:ascii="Arial" w:hAnsi="Arial" w:cs="Arial"/>
          <w:sz w:val="24"/>
          <w:szCs w:val="24"/>
        </w:rPr>
        <w:t>histograma</w:t>
      </w:r>
      <w:proofErr w:type="spellEnd"/>
      <w:r w:rsidR="08C1AB28" w:rsidRPr="08C1AB28">
        <w:rPr>
          <w:rFonts w:ascii="Arial" w:hAnsi="Arial" w:cs="Arial"/>
          <w:sz w:val="24"/>
          <w:szCs w:val="24"/>
        </w:rPr>
        <w:t xml:space="preserve"> promjene kuta, te na x os postavimo vrijednosti kuta, tada će na onoj lokaciji gdje je y maksimalan na </w:t>
      </w:r>
      <w:proofErr w:type="spellStart"/>
      <w:r w:rsidR="08C1AB28" w:rsidRPr="08C1AB28">
        <w:rPr>
          <w:rFonts w:ascii="Arial" w:hAnsi="Arial" w:cs="Arial"/>
          <w:sz w:val="24"/>
          <w:szCs w:val="24"/>
        </w:rPr>
        <w:t>ox</w:t>
      </w:r>
      <w:proofErr w:type="spellEnd"/>
      <w:r w:rsidR="08C1AB28" w:rsidRPr="08C1AB28">
        <w:rPr>
          <w:rFonts w:ascii="Arial" w:hAnsi="Arial" w:cs="Arial"/>
          <w:sz w:val="24"/>
          <w:szCs w:val="24"/>
        </w:rPr>
        <w:t xml:space="preserve"> osi biti ona vrijednost kuta za koju se najvjerojatnije razlikuju ta dva očitanja.</w:t>
      </w:r>
    </w:p>
    <w:p w14:paraId="2CEA3615" w14:textId="0446462B" w:rsidR="08C1AB28" w:rsidRDefault="08C1AB28" w:rsidP="00D76A14">
      <w:pPr>
        <w:pStyle w:val="ListParagraph"/>
        <w:spacing w:line="360" w:lineRule="auto"/>
        <w:jc w:val="both"/>
        <w:rPr>
          <w:rFonts w:ascii="Arial" w:hAnsi="Arial" w:cs="Arial"/>
          <w:sz w:val="24"/>
          <w:szCs w:val="24"/>
        </w:rPr>
      </w:pPr>
      <w:r w:rsidRPr="08C1AB28">
        <w:rPr>
          <w:rFonts w:ascii="Arial" w:hAnsi="Arial" w:cs="Arial"/>
          <w:sz w:val="24"/>
          <w:szCs w:val="24"/>
        </w:rPr>
        <w:t xml:space="preserve">Mogu se </w:t>
      </w:r>
      <w:proofErr w:type="spellStart"/>
      <w:r w:rsidRPr="08C1AB28">
        <w:rPr>
          <w:rFonts w:ascii="Arial" w:hAnsi="Arial" w:cs="Arial"/>
          <w:sz w:val="24"/>
          <w:szCs w:val="24"/>
        </w:rPr>
        <w:t>kroskorelirati</w:t>
      </w:r>
      <w:proofErr w:type="spellEnd"/>
      <w:r w:rsidRPr="08C1AB28">
        <w:rPr>
          <w:rFonts w:ascii="Arial" w:hAnsi="Arial" w:cs="Arial"/>
          <w:sz w:val="24"/>
          <w:szCs w:val="24"/>
        </w:rPr>
        <w:t xml:space="preserve"> bilo koji nizovi podataka, ali to ne znači da su slični. Ta sličnost se najbolje može provjeriti normaliziranom </w:t>
      </w:r>
      <w:proofErr w:type="spellStart"/>
      <w:r w:rsidRPr="08C1AB28">
        <w:rPr>
          <w:rFonts w:ascii="Arial" w:hAnsi="Arial" w:cs="Arial"/>
          <w:sz w:val="24"/>
          <w:szCs w:val="24"/>
        </w:rPr>
        <w:t>kroskorelacijom</w:t>
      </w:r>
      <w:proofErr w:type="spellEnd"/>
      <w:r w:rsidRPr="08C1AB28">
        <w:rPr>
          <w:rFonts w:ascii="Arial" w:hAnsi="Arial" w:cs="Arial"/>
          <w:sz w:val="24"/>
          <w:szCs w:val="24"/>
        </w:rPr>
        <w:t xml:space="preserve">. Normalizirana korelacija ima izlazne vrijednosti ograničene na vrijednost između -1 i 1 uključivo dok </w:t>
      </w:r>
      <w:proofErr w:type="spellStart"/>
      <w:r w:rsidRPr="08C1AB28">
        <w:rPr>
          <w:rFonts w:ascii="Arial" w:hAnsi="Arial" w:cs="Arial"/>
          <w:sz w:val="24"/>
          <w:szCs w:val="24"/>
        </w:rPr>
        <w:t>kroskorelacijska</w:t>
      </w:r>
      <w:proofErr w:type="spellEnd"/>
      <w:r w:rsidRPr="08C1AB28">
        <w:rPr>
          <w:rFonts w:ascii="Arial" w:hAnsi="Arial" w:cs="Arial"/>
          <w:sz w:val="24"/>
          <w:szCs w:val="24"/>
        </w:rPr>
        <w:t xml:space="preserve"> funkcija rješenja daje u proizvoljnom rasponu.</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5653"/>
        <w:gridCol w:w="1478"/>
      </w:tblGrid>
      <w:tr w:rsidR="00EE6C3F" w14:paraId="13182134" w14:textId="77777777" w:rsidTr="00EE6C3F">
        <w:tc>
          <w:tcPr>
            <w:tcW w:w="540" w:type="dxa"/>
          </w:tcPr>
          <w:p w14:paraId="103EFA6F" w14:textId="77777777" w:rsidR="00EE6C3F" w:rsidRDefault="00EE6C3F" w:rsidP="08C1AB28">
            <w:pPr>
              <w:pStyle w:val="ListParagraph"/>
              <w:spacing w:line="360" w:lineRule="auto"/>
              <w:ind w:left="0"/>
              <w:rPr>
                <w:rFonts w:ascii="Arial" w:hAnsi="Arial" w:cs="Arial"/>
                <w:sz w:val="24"/>
                <w:szCs w:val="24"/>
              </w:rPr>
            </w:pPr>
          </w:p>
        </w:tc>
        <w:tc>
          <w:tcPr>
            <w:tcW w:w="5653" w:type="dxa"/>
          </w:tcPr>
          <w:p w14:paraId="5B1A2002" w14:textId="4DE698D4" w:rsidR="00EE6C3F" w:rsidRDefault="00B62FA4" w:rsidP="08C1AB28">
            <w:pPr>
              <w:pStyle w:val="ListParagraph"/>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j</m:t>
                    </m:r>
                  </m:e>
                </m:d>
                <m:r>
                  <w:rPr>
                    <w:rFonts w:ascii="Cambria Math" w:hAnsi="Cambria Math" w:cs="Arial"/>
                    <w:sz w:val="24"/>
                    <w:szCs w:val="24"/>
                  </w:rPr>
                  <m:t>=</m:t>
                </m:r>
                <m:f>
                  <m:fPr>
                    <m:ctrlPr>
                      <w:rPr>
                        <w:rFonts w:ascii="Cambria Math" w:hAnsi="Cambria Math" w:cs="Arial"/>
                        <w:i/>
                        <w:sz w:val="24"/>
                        <w:szCs w:val="24"/>
                      </w:rPr>
                    </m:ctrlPr>
                  </m:fPr>
                  <m:num>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d>
                              <m:dPr>
                                <m:ctrlPr>
                                  <w:rPr>
                                    <w:rFonts w:ascii="Cambria Math" w:hAnsi="Cambria Math" w:cs="Arial"/>
                                    <w:i/>
                                    <w:sz w:val="24"/>
                                    <w:szCs w:val="24"/>
                                  </w:rPr>
                                </m:ctrlPr>
                              </m:dPr>
                              <m:e>
                                <m:r>
                                  <w:rPr>
                                    <w:rFonts w:ascii="Cambria Math" w:hAnsi="Cambria Math" w:cs="Arial"/>
                                    <w:sz w:val="24"/>
                                    <w:szCs w:val="24"/>
                                  </w:rPr>
                                  <m:t>i</m:t>
                                </m:r>
                              </m:e>
                            </m:d>
                            <m:r>
                              <w:rPr>
                                <w:rFonts w:ascii="Cambria Math" w:hAnsi="Cambria Math" w:cs="Arial"/>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e>
                            </m:acc>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d>
                          <m:dPr>
                            <m:ctrlPr>
                              <w:rPr>
                                <w:rFonts w:ascii="Cambria Math" w:hAnsi="Cambria Math" w:cs="Arial"/>
                                <w:i/>
                                <w:sz w:val="24"/>
                                <w:szCs w:val="24"/>
                              </w:rPr>
                            </m:ctrlPr>
                          </m:dPr>
                          <m:e>
                            <m:r>
                              <w:rPr>
                                <w:rFonts w:ascii="Cambria Math" w:hAnsi="Cambria Math" w:cs="Arial"/>
                                <w:sz w:val="24"/>
                                <w:szCs w:val="24"/>
                              </w:rPr>
                              <m:t>i+j</m:t>
                            </m:r>
                          </m:e>
                        </m:d>
                        <m:r>
                          <w:rPr>
                            <w:rFonts w:ascii="Cambria Math" w:hAnsi="Cambria Math" w:cs="Arial"/>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e>
                        </m:acc>
                        <m:r>
                          <w:rPr>
                            <w:rFonts w:ascii="Cambria Math" w:hAnsi="Cambria Math" w:cs="Arial"/>
                            <w:sz w:val="24"/>
                            <w:szCs w:val="24"/>
                          </w:rPr>
                          <m:t>)</m:t>
                        </m:r>
                      </m:e>
                    </m:nary>
                  </m:num>
                  <m:den>
                    <m:rad>
                      <m:radPr>
                        <m:degHide m:val="1"/>
                        <m:ctrlPr>
                          <w:rPr>
                            <w:rFonts w:ascii="Cambria Math" w:hAnsi="Cambria Math" w:cs="Arial"/>
                            <w:i/>
                            <w:sz w:val="24"/>
                            <w:szCs w:val="24"/>
                          </w:rPr>
                        </m:ctrlPr>
                      </m:radPr>
                      <m:deg/>
                      <m:e>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d>
                                      <m:dPr>
                                        <m:ctrlPr>
                                          <w:rPr>
                                            <w:rFonts w:ascii="Cambria Math" w:hAnsi="Cambria Math" w:cs="Arial"/>
                                            <w:i/>
                                            <w:sz w:val="24"/>
                                            <w:szCs w:val="24"/>
                                          </w:rPr>
                                        </m:ctrlPr>
                                      </m:dPr>
                                      <m:e>
                                        <m:r>
                                          <w:rPr>
                                            <w:rFonts w:ascii="Cambria Math" w:hAnsi="Cambria Math" w:cs="Arial"/>
                                            <w:sz w:val="24"/>
                                            <w:szCs w:val="24"/>
                                          </w:rPr>
                                          <m:t>i</m:t>
                                        </m:r>
                                      </m:e>
                                    </m:d>
                                    <m:r>
                                      <w:rPr>
                                        <w:rFonts w:ascii="Cambria Math" w:hAnsi="Cambria Math" w:cs="Arial"/>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e>
                                    </m:acc>
                                  </m:e>
                                </m:d>
                              </m:e>
                              <m:sup>
                                <m:r>
                                  <w:rPr>
                                    <w:rFonts w:ascii="Cambria Math" w:hAnsi="Cambria Math" w:cs="Arial"/>
                                    <w:sz w:val="24"/>
                                    <w:szCs w:val="24"/>
                                  </w:rPr>
                                  <m:t>2</m:t>
                                </m:r>
                              </m:sup>
                            </m:sSup>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d>
                                          <m:dPr>
                                            <m:ctrlPr>
                                              <w:rPr>
                                                <w:rFonts w:ascii="Cambria Math" w:hAnsi="Cambria Math" w:cs="Arial"/>
                                                <w:i/>
                                                <w:sz w:val="24"/>
                                                <w:szCs w:val="24"/>
                                              </w:rPr>
                                            </m:ctrlPr>
                                          </m:dPr>
                                          <m:e>
                                            <m:r>
                                              <w:rPr>
                                                <w:rFonts w:ascii="Cambria Math" w:hAnsi="Cambria Math" w:cs="Arial"/>
                                                <w:sz w:val="24"/>
                                                <w:szCs w:val="24"/>
                                              </w:rPr>
                                              <m:t>i+j</m:t>
                                            </m:r>
                                          </m:e>
                                        </m:d>
                                        <m:r>
                                          <w:rPr>
                                            <w:rFonts w:ascii="Cambria Math" w:hAnsi="Cambria Math" w:cs="Arial"/>
                                            <w:sz w:val="24"/>
                                            <w:szCs w:val="24"/>
                                          </w:rPr>
                                          <m:t>-</m:t>
                                        </m:r>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e>
                                        </m:acc>
                                      </m:e>
                                    </m:d>
                                  </m:e>
                                  <m:sup>
                                    <m:r>
                                      <w:rPr>
                                        <w:rFonts w:ascii="Cambria Math" w:hAnsi="Cambria Math" w:cs="Arial"/>
                                        <w:sz w:val="24"/>
                                        <w:szCs w:val="24"/>
                                      </w:rPr>
                                      <m:t>2</m:t>
                                    </m:r>
                                  </m:sup>
                                </m:sSup>
                              </m:e>
                            </m:nary>
                          </m:e>
                        </m:nary>
                      </m:e>
                    </m:rad>
                  </m:den>
                </m:f>
              </m:oMath>
            </m:oMathPara>
          </w:p>
        </w:tc>
        <w:tc>
          <w:tcPr>
            <w:tcW w:w="1478" w:type="dxa"/>
          </w:tcPr>
          <w:p w14:paraId="5F6065ED" w14:textId="77777777" w:rsidR="00EE6C3F" w:rsidRDefault="00EE6C3F" w:rsidP="08C1AB28">
            <w:pPr>
              <w:pStyle w:val="ListParagraph"/>
              <w:spacing w:line="360" w:lineRule="auto"/>
              <w:ind w:left="0"/>
              <w:rPr>
                <w:rFonts w:ascii="Arial" w:hAnsi="Arial" w:cs="Arial"/>
                <w:sz w:val="24"/>
                <w:szCs w:val="24"/>
              </w:rPr>
            </w:pPr>
          </w:p>
          <w:p w14:paraId="144AC299" w14:textId="7CB20760" w:rsidR="00EE6C3F" w:rsidRDefault="00EE6C3F" w:rsidP="00EE6C3F">
            <w:pPr>
              <w:pStyle w:val="ListParagraph"/>
              <w:spacing w:line="360" w:lineRule="auto"/>
              <w:ind w:left="0"/>
              <w:jc w:val="center"/>
              <w:rPr>
                <w:rFonts w:ascii="Arial" w:hAnsi="Arial" w:cs="Arial"/>
                <w:sz w:val="24"/>
                <w:szCs w:val="24"/>
              </w:rPr>
            </w:pPr>
            <w:r>
              <w:rPr>
                <w:rFonts w:ascii="Arial" w:hAnsi="Arial" w:cs="Arial"/>
                <w:sz w:val="24"/>
                <w:szCs w:val="24"/>
              </w:rPr>
              <w:t>(</w:t>
            </w:r>
            <w:r w:rsidR="00BB2CED">
              <w:rPr>
                <w:rFonts w:ascii="Arial" w:hAnsi="Arial" w:cs="Arial"/>
                <w:sz w:val="24"/>
                <w:szCs w:val="24"/>
              </w:rPr>
              <w:t>3</w:t>
            </w:r>
            <w:r>
              <w:rPr>
                <w:rFonts w:ascii="Arial" w:hAnsi="Arial" w:cs="Arial"/>
                <w:sz w:val="24"/>
                <w:szCs w:val="24"/>
              </w:rPr>
              <w:t>)</w:t>
            </w:r>
          </w:p>
        </w:tc>
      </w:tr>
    </w:tbl>
    <w:p w14:paraId="60119E78" w14:textId="7015388E" w:rsidR="08C1AB28" w:rsidRDefault="08C1AB28" w:rsidP="08C1AB28">
      <w:pPr>
        <w:pStyle w:val="ListParagraph"/>
        <w:spacing w:line="360" w:lineRule="auto"/>
        <w:ind w:left="1440" w:firstLine="720"/>
        <w:rPr>
          <w:rFonts w:ascii="Arial" w:hAnsi="Arial" w:cs="Arial"/>
          <w:sz w:val="24"/>
          <w:szCs w:val="24"/>
        </w:rPr>
      </w:pPr>
    </w:p>
    <w:p w14:paraId="501815E9" w14:textId="3D02A257" w:rsidR="08C1AB28" w:rsidRDefault="0083086B" w:rsidP="00EC212A">
      <w:pPr>
        <w:pStyle w:val="ListParagraph"/>
        <w:spacing w:line="360" w:lineRule="auto"/>
        <w:jc w:val="both"/>
        <w:rPr>
          <w:rFonts w:ascii="Arial" w:hAnsi="Arial" w:cs="Arial"/>
          <w:sz w:val="24"/>
          <w:szCs w:val="24"/>
        </w:rPr>
      </w:pPr>
      <w:r>
        <w:rPr>
          <w:rFonts w:ascii="Arial" w:hAnsi="Arial" w:cs="Arial"/>
          <w:sz w:val="24"/>
          <w:szCs w:val="24"/>
        </w:rPr>
        <w:t>Funkcija</w:t>
      </w:r>
      <w:r w:rsidR="00EC212A">
        <w:rPr>
          <w:rFonts w:ascii="Arial" w:hAnsi="Arial" w:cs="Arial"/>
          <w:sz w:val="24"/>
          <w:szCs w:val="24"/>
        </w:rPr>
        <w:t xml:space="preserve"> broj</w:t>
      </w:r>
      <w:r>
        <w:rPr>
          <w:rFonts w:ascii="Arial" w:hAnsi="Arial" w:cs="Arial"/>
          <w:sz w:val="24"/>
          <w:szCs w:val="24"/>
        </w:rPr>
        <w:t xml:space="preserve"> prikazu</w:t>
      </w:r>
      <w:r w:rsidR="00EC212A">
        <w:rPr>
          <w:rFonts w:ascii="Arial" w:hAnsi="Arial" w:cs="Arial"/>
          <w:sz w:val="24"/>
          <w:szCs w:val="24"/>
        </w:rPr>
        <w:t xml:space="preserve">je normaliziranu </w:t>
      </w:r>
      <w:proofErr w:type="spellStart"/>
      <w:r w:rsidR="00EC212A">
        <w:rPr>
          <w:rFonts w:ascii="Arial" w:hAnsi="Arial" w:cs="Arial"/>
          <w:sz w:val="24"/>
          <w:szCs w:val="24"/>
        </w:rPr>
        <w:t>kroskorelaciju</w:t>
      </w:r>
      <w:proofErr w:type="spellEnd"/>
      <w:r w:rsidR="00EC212A">
        <w:rPr>
          <w:rFonts w:ascii="Arial" w:hAnsi="Arial" w:cs="Arial"/>
          <w:sz w:val="24"/>
          <w:szCs w:val="24"/>
        </w:rPr>
        <w:t xml:space="preserve"> gdje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n</m:t>
            </m:r>
          </m:sub>
        </m:sSub>
        <m:r>
          <w:rPr>
            <w:rFonts w:ascii="Cambria Math" w:hAnsi="Cambria Math" w:cs="Arial"/>
            <w:sz w:val="24"/>
            <w:szCs w:val="24"/>
          </w:rPr>
          <m:t>(j)</m:t>
        </m:r>
      </m:oMath>
      <w:r w:rsidR="00EC212A">
        <w:rPr>
          <w:rFonts w:ascii="Arial" w:hAnsi="Arial" w:cs="Arial"/>
          <w:sz w:val="24"/>
          <w:szCs w:val="24"/>
        </w:rPr>
        <w:t xml:space="preserve"> predstavlja tu finkciju, v</w:t>
      </w:r>
      <w:proofErr w:type="spellStart"/>
      <w:r>
        <w:rPr>
          <w:rFonts w:ascii="Arial" w:hAnsi="Arial" w:cs="Arial"/>
          <w:sz w:val="24"/>
          <w:szCs w:val="24"/>
        </w:rPr>
        <w:t>rijednosti</w:t>
      </w:r>
      <w:proofErr w:type="spellEnd"/>
      <w:r w:rsidR="00BB465E">
        <w:rPr>
          <w:rFonts w:ascii="Arial" w:hAnsi="Arial" w:cs="Arial"/>
          <w:sz w:val="24"/>
          <w:szCs w:val="24"/>
        </w:rPr>
        <w:t xml:space="preserve">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e>
        </m:acc>
      </m:oMath>
      <w:r>
        <w:rPr>
          <w:rFonts w:ascii="Arial" w:hAnsi="Arial" w:cs="Arial"/>
          <w:sz w:val="24"/>
          <w:szCs w:val="24"/>
        </w:rPr>
        <w:t xml:space="preserve"> i </w:t>
      </w:r>
      <m:oMath>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e>
        </m:acc>
      </m:oMath>
      <w:r w:rsidR="00BB465E">
        <w:rPr>
          <w:rFonts w:ascii="Arial" w:eastAsiaTheme="minorEastAsia" w:hAnsi="Arial" w:cs="Arial"/>
          <w:sz w:val="24"/>
          <w:szCs w:val="24"/>
        </w:rPr>
        <w:t xml:space="preserve"> predstavljaju srednje vrijednosti histograma h</w:t>
      </w:r>
      <w:r w:rsidR="00BB465E" w:rsidRPr="00BB465E">
        <w:rPr>
          <w:rFonts w:ascii="Arial" w:eastAsiaTheme="minorEastAsia" w:hAnsi="Arial" w:cs="Arial"/>
          <w:sz w:val="24"/>
          <w:szCs w:val="24"/>
          <w:vertAlign w:val="subscript"/>
        </w:rPr>
        <w:t>1</w:t>
      </w:r>
      <w:r w:rsidR="00BB465E">
        <w:rPr>
          <w:rFonts w:ascii="Arial" w:eastAsiaTheme="minorEastAsia" w:hAnsi="Arial" w:cs="Arial"/>
          <w:sz w:val="24"/>
          <w:szCs w:val="24"/>
        </w:rPr>
        <w:t xml:space="preserve"> i h</w:t>
      </w:r>
      <w:r w:rsidR="00BB465E" w:rsidRPr="00BB465E">
        <w:rPr>
          <w:rFonts w:ascii="Arial" w:eastAsiaTheme="minorEastAsia" w:hAnsi="Arial" w:cs="Arial"/>
          <w:sz w:val="24"/>
          <w:szCs w:val="24"/>
          <w:vertAlign w:val="subscript"/>
        </w:rPr>
        <w:t>2</w:t>
      </w:r>
      <w:r w:rsidR="08C1AB28" w:rsidRPr="08C1AB28">
        <w:rPr>
          <w:rFonts w:ascii="Arial" w:hAnsi="Arial" w:cs="Arial"/>
          <w:sz w:val="24"/>
          <w:szCs w:val="24"/>
        </w:rPr>
        <w:t xml:space="preserve">. Naša očitanja su uzeta u istoj okolini u skoro istome vremenu pa će sličnost između dva očitanja biti prilično velika. To je i razlog zašto se ovakav algoritam koristi u </w:t>
      </w:r>
      <w:proofErr w:type="spellStart"/>
      <w:r w:rsidR="08C1AB28" w:rsidRPr="08C1AB28">
        <w:rPr>
          <w:rFonts w:ascii="Arial" w:hAnsi="Arial" w:cs="Arial"/>
          <w:sz w:val="24"/>
          <w:szCs w:val="24"/>
        </w:rPr>
        <w:t>Scan</w:t>
      </w:r>
      <w:proofErr w:type="spellEnd"/>
      <w:r w:rsidR="08C1AB28" w:rsidRPr="08C1AB28">
        <w:rPr>
          <w:rFonts w:ascii="Arial" w:hAnsi="Arial" w:cs="Arial"/>
          <w:sz w:val="24"/>
          <w:szCs w:val="24"/>
        </w:rPr>
        <w:t xml:space="preserve"> </w:t>
      </w:r>
      <w:proofErr w:type="spellStart"/>
      <w:r w:rsidR="08C1AB28" w:rsidRPr="08C1AB28">
        <w:rPr>
          <w:rFonts w:ascii="Arial" w:hAnsi="Arial" w:cs="Arial"/>
          <w:sz w:val="24"/>
          <w:szCs w:val="24"/>
        </w:rPr>
        <w:t>Match</w:t>
      </w:r>
      <w:proofErr w:type="spellEnd"/>
      <w:r w:rsidR="08C1AB28" w:rsidRPr="08C1AB28">
        <w:rPr>
          <w:rFonts w:ascii="Arial" w:hAnsi="Arial" w:cs="Arial"/>
          <w:sz w:val="24"/>
          <w:szCs w:val="24"/>
        </w:rPr>
        <w:t xml:space="preserve"> metodi. Sličnost se prikazuje najvećim brojem u grafu normalizirane </w:t>
      </w:r>
      <w:proofErr w:type="spellStart"/>
      <w:r w:rsidR="08C1AB28" w:rsidRPr="08C1AB28">
        <w:rPr>
          <w:rFonts w:ascii="Arial" w:hAnsi="Arial" w:cs="Arial"/>
          <w:sz w:val="24"/>
          <w:szCs w:val="24"/>
        </w:rPr>
        <w:t>kroskorelacije</w:t>
      </w:r>
      <w:proofErr w:type="spellEnd"/>
      <w:r w:rsidR="08C1AB28" w:rsidRPr="08C1AB28">
        <w:rPr>
          <w:rFonts w:ascii="Arial" w:hAnsi="Arial" w:cs="Arial"/>
          <w:sz w:val="24"/>
          <w:szCs w:val="24"/>
        </w:rPr>
        <w:t>. Što je taj broj bliže jedinici to je veća sličnost dva očitanja.</w:t>
      </w:r>
    </w:p>
    <w:p w14:paraId="47454D3E" w14:textId="01151CDA" w:rsidR="08C1AB28" w:rsidRDefault="08C1AB28" w:rsidP="00EC212A">
      <w:pPr>
        <w:pStyle w:val="ListParagraph"/>
        <w:spacing w:line="360" w:lineRule="auto"/>
        <w:jc w:val="both"/>
        <w:rPr>
          <w:rFonts w:ascii="Arial" w:hAnsi="Arial" w:cs="Arial"/>
          <w:sz w:val="24"/>
          <w:szCs w:val="24"/>
        </w:rPr>
      </w:pPr>
      <w:r w:rsidRPr="08C1AB28">
        <w:rPr>
          <w:rFonts w:ascii="Arial" w:hAnsi="Arial" w:cs="Arial"/>
          <w:sz w:val="24"/>
          <w:szCs w:val="24"/>
        </w:rPr>
        <w:t xml:space="preserve">Iz normalizirane </w:t>
      </w:r>
      <w:proofErr w:type="spellStart"/>
      <w:r w:rsidRPr="08C1AB28">
        <w:rPr>
          <w:rFonts w:ascii="Arial" w:hAnsi="Arial" w:cs="Arial"/>
          <w:sz w:val="24"/>
          <w:szCs w:val="24"/>
        </w:rPr>
        <w:t>kroskorelacije</w:t>
      </w:r>
      <w:proofErr w:type="spellEnd"/>
      <w:r w:rsidRPr="08C1AB28">
        <w:rPr>
          <w:rFonts w:ascii="Arial" w:hAnsi="Arial" w:cs="Arial"/>
          <w:sz w:val="24"/>
          <w:szCs w:val="24"/>
        </w:rPr>
        <w:t xml:space="preserve"> možemo dobiti i standardnu devijaciju tj. nesigurnost naše metode.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
        <w:gridCol w:w="5103"/>
        <w:gridCol w:w="1461"/>
      </w:tblGrid>
      <w:tr w:rsidR="00415717" w14:paraId="1390A9C2" w14:textId="77777777" w:rsidTr="00415717">
        <w:trPr>
          <w:trHeight w:val="630"/>
        </w:trPr>
        <w:tc>
          <w:tcPr>
            <w:tcW w:w="387" w:type="dxa"/>
          </w:tcPr>
          <w:p w14:paraId="27537361" w14:textId="77777777" w:rsidR="00415717" w:rsidRDefault="00415717" w:rsidP="08C1AB28">
            <w:pPr>
              <w:pStyle w:val="ListParagraph"/>
              <w:spacing w:line="360" w:lineRule="auto"/>
              <w:ind w:left="0"/>
              <w:rPr>
                <w:rFonts w:ascii="Arial" w:hAnsi="Arial" w:cs="Arial"/>
                <w:sz w:val="24"/>
                <w:szCs w:val="24"/>
              </w:rPr>
            </w:pPr>
          </w:p>
        </w:tc>
        <w:tc>
          <w:tcPr>
            <w:tcW w:w="5103" w:type="dxa"/>
          </w:tcPr>
          <w:p w14:paraId="477E1A31" w14:textId="79ADD728" w:rsidR="00415717" w:rsidRDefault="00B62FA4" w:rsidP="08C1AB28">
            <w:pPr>
              <w:pStyle w:val="ListParagraph"/>
              <w:spacing w:line="360" w:lineRule="auto"/>
              <w:ind w:left="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σ</m:t>
                    </m:r>
                  </m:e>
                  <m:sub>
                    <m:r>
                      <w:rPr>
                        <w:rFonts w:ascii="Cambria Math" w:hAnsi="Cambria Math" w:cs="Arial"/>
                        <w:sz w:val="24"/>
                        <w:szCs w:val="24"/>
                      </w:rPr>
                      <m:t>∆</m:t>
                    </m:r>
                  </m:sub>
                </m:sSub>
                <m:d>
                  <m:dPr>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k</m:t>
                            </m:r>
                          </m:e>
                        </m:d>
                      </m:e>
                      <m:sup>
                        <m:r>
                          <w:rPr>
                            <w:rFonts w:ascii="Cambria Math" w:hAnsi="Cambria Math" w:cs="Arial"/>
                            <w:sz w:val="24"/>
                            <w:szCs w:val="24"/>
                          </w:rPr>
                          <m:t>2</m:t>
                        </m:r>
                      </m:sup>
                    </m:sSup>
                  </m:den>
                </m:f>
                <m:r>
                  <w:rPr>
                    <w:rFonts w:ascii="Cambria Math" w:hAnsi="Cambria Math" w:cs="Arial"/>
                    <w:sz w:val="24"/>
                    <w:szCs w:val="24"/>
                  </w:rPr>
                  <m:t>β</m:t>
                </m:r>
              </m:oMath>
            </m:oMathPara>
          </w:p>
        </w:tc>
        <w:tc>
          <w:tcPr>
            <w:tcW w:w="1461" w:type="dxa"/>
          </w:tcPr>
          <w:p w14:paraId="3D23946D" w14:textId="77777777" w:rsidR="00415717" w:rsidRDefault="00415717" w:rsidP="00415717">
            <w:pPr>
              <w:pStyle w:val="ListParagraph"/>
              <w:spacing w:line="360" w:lineRule="auto"/>
              <w:ind w:left="0"/>
              <w:rPr>
                <w:rFonts w:ascii="Arial" w:hAnsi="Arial" w:cs="Arial"/>
                <w:sz w:val="24"/>
                <w:szCs w:val="24"/>
              </w:rPr>
            </w:pPr>
          </w:p>
          <w:p w14:paraId="4BBFAE5B" w14:textId="5A5BA489" w:rsidR="00415717" w:rsidRDefault="00415717" w:rsidP="00415717">
            <w:pPr>
              <w:pStyle w:val="ListParagraph"/>
              <w:spacing w:line="360" w:lineRule="auto"/>
              <w:ind w:left="0"/>
              <w:jc w:val="center"/>
              <w:rPr>
                <w:rFonts w:ascii="Arial" w:hAnsi="Arial" w:cs="Arial"/>
                <w:sz w:val="24"/>
                <w:szCs w:val="24"/>
              </w:rPr>
            </w:pPr>
            <w:r>
              <w:rPr>
                <w:rFonts w:ascii="Arial" w:hAnsi="Arial" w:cs="Arial"/>
                <w:sz w:val="24"/>
                <w:szCs w:val="24"/>
              </w:rPr>
              <w:t>(</w:t>
            </w:r>
            <w:r w:rsidR="00BB2CED">
              <w:rPr>
                <w:rFonts w:ascii="Arial" w:hAnsi="Arial" w:cs="Arial"/>
                <w:sz w:val="24"/>
                <w:szCs w:val="24"/>
              </w:rPr>
              <w:t>4</w:t>
            </w:r>
            <w:r>
              <w:rPr>
                <w:rFonts w:ascii="Arial" w:hAnsi="Arial" w:cs="Arial"/>
                <w:sz w:val="24"/>
                <w:szCs w:val="24"/>
              </w:rPr>
              <w:t>)</w:t>
            </w:r>
          </w:p>
        </w:tc>
      </w:tr>
    </w:tbl>
    <w:p w14:paraId="58BE0533" w14:textId="2E7B271B" w:rsidR="08C1AB28" w:rsidRDefault="08C1AB28" w:rsidP="08C1AB28">
      <w:pPr>
        <w:pStyle w:val="ListParagraph"/>
        <w:spacing w:line="360" w:lineRule="auto"/>
        <w:ind w:left="2160" w:firstLine="720"/>
        <w:rPr>
          <w:rFonts w:ascii="Arial" w:hAnsi="Arial" w:cs="Arial"/>
          <w:sz w:val="24"/>
          <w:szCs w:val="24"/>
        </w:rPr>
      </w:pPr>
    </w:p>
    <w:p w14:paraId="2A1EFEBF" w14:textId="73E9FC11" w:rsidR="001E7B8A" w:rsidRDefault="0021464B" w:rsidP="00837C8C">
      <w:pPr>
        <w:pStyle w:val="ListParagraph"/>
        <w:spacing w:line="360" w:lineRule="auto"/>
        <w:jc w:val="both"/>
        <w:rPr>
          <w:rFonts w:ascii="Arial" w:hAnsi="Arial" w:cs="Arial"/>
          <w:sz w:val="24"/>
          <w:szCs w:val="24"/>
        </w:rPr>
      </w:pPr>
      <w:r>
        <w:rPr>
          <w:rFonts w:ascii="Arial" w:hAnsi="Arial" w:cs="Arial"/>
          <w:sz w:val="24"/>
          <w:szCs w:val="24"/>
        </w:rPr>
        <w:lastRenderedPageBreak/>
        <w:t>Varij</w:t>
      </w:r>
      <w:r w:rsidR="00EC212A">
        <w:rPr>
          <w:rFonts w:ascii="Arial" w:hAnsi="Arial" w:cs="Arial"/>
          <w:sz w:val="24"/>
          <w:szCs w:val="24"/>
        </w:rPr>
        <w:t>a</w:t>
      </w:r>
      <w:r>
        <w:rPr>
          <w:rFonts w:ascii="Arial" w:hAnsi="Arial" w:cs="Arial"/>
          <w:sz w:val="24"/>
          <w:szCs w:val="24"/>
        </w:rPr>
        <w:t xml:space="preserve">ble </w:t>
      </w:r>
      <m:oMath>
        <m:r>
          <w:rPr>
            <w:rFonts w:ascii="Cambria Math" w:hAnsi="Cambria Math" w:cs="Arial"/>
            <w:sz w:val="24"/>
            <w:szCs w:val="24"/>
          </w:rPr>
          <m:t>k</m:t>
        </m:r>
      </m:oMath>
      <w:r w:rsidR="00EF0D74">
        <w:rPr>
          <w:rFonts w:ascii="Arial" w:hAnsi="Arial" w:cs="Arial"/>
          <w:sz w:val="24"/>
          <w:szCs w:val="24"/>
        </w:rPr>
        <w:t xml:space="preserve"> je maksimalna apsolutna vrijednost normalizirane kroskorelacije, β je klasa histograma koja je u našem slučaju 1</w:t>
      </w:r>
      <w:r w:rsidR="08C1AB28" w:rsidRPr="08C1AB28">
        <w:rPr>
          <w:rFonts w:ascii="Arial" w:hAnsi="Arial" w:cs="Arial"/>
          <w:sz w:val="24"/>
          <w:szCs w:val="24"/>
        </w:rPr>
        <w:t xml:space="preserve">. Najmanja greška koju možemo dobiti je vrijednost klase </w:t>
      </w:r>
      <w:proofErr w:type="spellStart"/>
      <w:r w:rsidR="08C1AB28" w:rsidRPr="08C1AB28">
        <w:rPr>
          <w:rFonts w:ascii="Arial" w:hAnsi="Arial" w:cs="Arial"/>
          <w:sz w:val="24"/>
          <w:szCs w:val="24"/>
        </w:rPr>
        <w:t>histograma</w:t>
      </w:r>
      <w:proofErr w:type="spellEnd"/>
      <w:r w:rsidR="08C1AB28" w:rsidRPr="08C1AB28">
        <w:rPr>
          <w:rFonts w:ascii="Arial" w:hAnsi="Arial" w:cs="Arial"/>
          <w:sz w:val="24"/>
          <w:szCs w:val="24"/>
        </w:rPr>
        <w:t xml:space="preserve"> tj. jedan diskretni korak na x osi. Svi naši </w:t>
      </w:r>
      <w:proofErr w:type="spellStart"/>
      <w:r w:rsidR="08C1AB28" w:rsidRPr="08C1AB28">
        <w:rPr>
          <w:rFonts w:ascii="Arial" w:hAnsi="Arial" w:cs="Arial"/>
          <w:sz w:val="24"/>
          <w:szCs w:val="24"/>
        </w:rPr>
        <w:t>histogrami</w:t>
      </w:r>
      <w:proofErr w:type="spellEnd"/>
      <w:r w:rsidR="08C1AB28" w:rsidRPr="08C1AB28">
        <w:rPr>
          <w:rFonts w:ascii="Arial" w:hAnsi="Arial" w:cs="Arial"/>
          <w:sz w:val="24"/>
          <w:szCs w:val="24"/>
        </w:rPr>
        <w:t xml:space="preserve"> za svoje x osi koriste diskretnu podjelu vrijednosti. Ovaj algoritam neće uzimati u obzir vrijednosti normalizirane korelacija ili devijacija već će se samo gledati grubi podaci. X os za kutove će bit podijeljena po 1 stupanj od –90 stupnjeva do +90 stupnjeva. X od za udaljenosti će biti podijeljena po 0.05 m. Ti brojevi su dobiveni iz </w:t>
      </w:r>
      <w:r w:rsidR="00F106C4">
        <w:rPr>
          <w:rFonts w:ascii="Arial" w:hAnsi="Arial" w:cs="Arial"/>
          <w:sz w:val="24"/>
          <w:szCs w:val="24"/>
        </w:rPr>
        <w:t>eksperimentnim testiranjem</w:t>
      </w:r>
      <w:r w:rsidR="08C1AB28" w:rsidRPr="08C1AB28">
        <w:rPr>
          <w:rFonts w:ascii="Arial" w:hAnsi="Arial" w:cs="Arial"/>
          <w:sz w:val="24"/>
          <w:szCs w:val="24"/>
        </w:rPr>
        <w:t>.</w:t>
      </w:r>
    </w:p>
    <w:p w14:paraId="0134FA94" w14:textId="2D5CC44D" w:rsidR="008853F7" w:rsidRPr="00774AEE" w:rsidRDefault="008853F7" w:rsidP="00216A6B">
      <w:pPr>
        <w:pStyle w:val="stilstil"/>
        <w:rPr>
          <w:rStyle w:val="BookTitle"/>
          <w:b/>
          <w:i w:val="0"/>
        </w:rPr>
      </w:pPr>
      <w:bookmarkStart w:id="9" w:name="_Toc484018987"/>
      <w:r w:rsidRPr="00774AEE">
        <w:rPr>
          <w:rStyle w:val="BookTitle"/>
          <w:b/>
          <w:i w:val="0"/>
        </w:rPr>
        <w:t>Alati</w:t>
      </w:r>
      <w:bookmarkEnd w:id="9"/>
    </w:p>
    <w:p w14:paraId="5AE3848E" w14:textId="1359D61A" w:rsidR="008853F7" w:rsidRPr="00373DEB" w:rsidRDefault="008853F7" w:rsidP="00373DEB">
      <w:pPr>
        <w:pStyle w:val="stilstil"/>
        <w:numPr>
          <w:ilvl w:val="1"/>
          <w:numId w:val="15"/>
        </w:numPr>
        <w:rPr>
          <w:rStyle w:val="BookTitle"/>
          <w:b/>
          <w:i w:val="0"/>
        </w:rPr>
      </w:pPr>
      <w:bookmarkStart w:id="10" w:name="_Toc484018988"/>
      <w:r w:rsidRPr="00373DEB">
        <w:rPr>
          <w:rStyle w:val="BookTitle"/>
          <w:b/>
          <w:i w:val="0"/>
        </w:rPr>
        <w:t>ROS – Robotski Operacijski Sustav</w:t>
      </w:r>
      <w:bookmarkEnd w:id="10"/>
    </w:p>
    <w:p w14:paraId="572B21DB" w14:textId="77777777" w:rsidR="008D40FA" w:rsidRDefault="008D40FA" w:rsidP="00EC212A">
      <w:pPr>
        <w:pStyle w:val="podnaslovstilstil"/>
        <w:jc w:val="both"/>
      </w:pPr>
    </w:p>
    <w:p w14:paraId="1460F49B" w14:textId="2407B803" w:rsidR="005C5350" w:rsidRPr="007F3E7C" w:rsidRDefault="00DA005D" w:rsidP="00EC212A">
      <w:pPr>
        <w:pStyle w:val="podnaslovstilstil"/>
        <w:jc w:val="both"/>
      </w:pPr>
      <w:r>
        <w:rPr>
          <w:noProof/>
          <w:lang w:eastAsia="hr-HR"/>
        </w:rPr>
        <mc:AlternateContent>
          <mc:Choice Requires="wps">
            <w:drawing>
              <wp:anchor distT="0" distB="0" distL="114300" distR="114300" simplePos="0" relativeHeight="251190272" behindDoc="0" locked="0" layoutInCell="1" allowOverlap="1" wp14:anchorId="22E8C0A7" wp14:editId="1A173070">
                <wp:simplePos x="0" y="0"/>
                <wp:positionH relativeFrom="column">
                  <wp:posOffset>1805940</wp:posOffset>
                </wp:positionH>
                <wp:positionV relativeFrom="paragraph">
                  <wp:posOffset>3623310</wp:posOffset>
                </wp:positionV>
                <wp:extent cx="2714625" cy="635"/>
                <wp:effectExtent l="0" t="0" r="9525" b="18415"/>
                <wp:wrapTopAndBottom/>
                <wp:docPr id="794015938" name="Tekstni okvir 794015938"/>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B304735" w14:textId="1FA890C1" w:rsidR="00DE7483" w:rsidRPr="00CA4147" w:rsidRDefault="00DE7483" w:rsidP="00DA005D">
                            <w:pPr>
                              <w:pStyle w:val="Caption"/>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2</w:t>
                            </w:r>
                            <w:r w:rsidRPr="00CA4147">
                              <w:rPr>
                                <w:rFonts w:ascii="Arial" w:hAnsi="Arial" w:cs="Arial"/>
                                <w:i w:val="0"/>
                              </w:rPr>
                              <w:fldChar w:fldCharType="end"/>
                            </w:r>
                            <w:r w:rsidRPr="00CA4147">
                              <w:rPr>
                                <w:rFonts w:ascii="Arial" w:hAnsi="Arial" w:cs="Arial"/>
                                <w:i w:val="0"/>
                              </w:rPr>
                              <w:t xml:space="preserve"> Logo aktualne verzije ROS-a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8C0A7" id="Tekstni okvir 794015938" o:spid="_x0000_s1027" type="#_x0000_t202" style="position:absolute;left:0;text-align:left;margin-left:142.2pt;margin-top:285.3pt;width:213.75pt;height:.05pt;z-index:25119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" stroked="f">
                <v:textbox style="mso-fit-shape-to-text:t" inset="0,0,0,0">
                  <w:txbxContent>
                    <w:p w14:paraId="1B304735" w14:textId="1FA890C1" w:rsidR="00DE7483" w:rsidRPr="00CA4147" w:rsidRDefault="00DE7483" w:rsidP="00DA005D">
                      <w:pPr>
                        <w:pStyle w:val="Opisslike"/>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2</w:t>
                      </w:r>
                      <w:r w:rsidRPr="00CA4147">
                        <w:rPr>
                          <w:rFonts w:ascii="Arial" w:hAnsi="Arial" w:cs="Arial"/>
                          <w:i w:val="0"/>
                        </w:rPr>
                        <w:fldChar w:fldCharType="end"/>
                      </w:r>
                      <w:r w:rsidRPr="00CA4147">
                        <w:rPr>
                          <w:rFonts w:ascii="Arial" w:hAnsi="Arial" w:cs="Arial"/>
                          <w:i w:val="0"/>
                        </w:rPr>
                        <w:t xml:space="preserve"> Logo aktualne verzije ROS-a</w:t>
                      </w:r>
                    </w:p>
                  </w:txbxContent>
                </v:textbox>
                <w10:wrap type="topAndBottom"/>
              </v:shape>
            </w:pict>
          </mc:Fallback>
        </mc:AlternateContent>
      </w:r>
      <w:r w:rsidR="007A6B04" w:rsidRPr="007F3E7C">
        <w:rPr>
          <w:noProof/>
          <w:lang w:eastAsia="hr-HR"/>
        </w:rPr>
        <w:drawing>
          <wp:anchor distT="0" distB="0" distL="114300" distR="114300" simplePos="0" relativeHeight="251102208" behindDoc="0" locked="0" layoutInCell="1" allowOverlap="1" wp14:anchorId="4725998D" wp14:editId="151948B7">
            <wp:simplePos x="0" y="0"/>
            <wp:positionH relativeFrom="column">
              <wp:posOffset>1805940</wp:posOffset>
            </wp:positionH>
            <wp:positionV relativeFrom="paragraph">
              <wp:posOffset>1317625</wp:posOffset>
            </wp:positionV>
            <wp:extent cx="2714625" cy="2248535"/>
            <wp:effectExtent l="0" t="0" r="9525" b="0"/>
            <wp:wrapTopAndBottom/>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t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4625" cy="2248535"/>
                    </a:xfrm>
                    <a:prstGeom prst="rect">
                      <a:avLst/>
                    </a:prstGeom>
                  </pic:spPr>
                </pic:pic>
              </a:graphicData>
            </a:graphic>
            <wp14:sizeRelH relativeFrom="page">
              <wp14:pctWidth>0</wp14:pctWidth>
            </wp14:sizeRelH>
            <wp14:sizeRelV relativeFrom="page">
              <wp14:pctHeight>0</wp14:pctHeight>
            </wp14:sizeRelV>
          </wp:anchor>
        </w:drawing>
      </w:r>
      <w:r w:rsidR="008853F7" w:rsidRPr="007F3E7C">
        <w:t xml:space="preserve">Za potrebe </w:t>
      </w:r>
      <w:r w:rsidR="00EF468B" w:rsidRPr="007F3E7C">
        <w:t>implementacije i demonstracije koristit će se ROS.</w:t>
      </w:r>
      <w:r w:rsidR="00A00801" w:rsidRPr="007F3E7C">
        <w:t xml:space="preserve"> ROS je fle</w:t>
      </w:r>
      <w:r w:rsidR="00363235" w:rsidRPr="007F3E7C">
        <w:t>ksibilna</w:t>
      </w:r>
      <w:r w:rsidR="00CE1CA9" w:rsidRPr="007F3E7C">
        <w:t xml:space="preserve"> platforma za pisanje programa.</w:t>
      </w:r>
      <w:r w:rsidR="00363235" w:rsidRPr="007F3E7C">
        <w:t xml:space="preserve"> </w:t>
      </w:r>
      <w:r w:rsidR="00A00801" w:rsidRPr="007F3E7C">
        <w:t xml:space="preserve">To </w:t>
      </w:r>
      <w:r w:rsidR="00EF468B" w:rsidRPr="007F3E7C">
        <w:t xml:space="preserve">je skup </w:t>
      </w:r>
      <w:r w:rsidR="00A00801" w:rsidRPr="007F3E7C">
        <w:t xml:space="preserve">alata, </w:t>
      </w:r>
      <w:r w:rsidR="00EF468B" w:rsidRPr="007F3E7C">
        <w:t>biblioteka</w:t>
      </w:r>
      <w:r w:rsidR="00A00801" w:rsidRPr="007F3E7C">
        <w:t xml:space="preserve"> i konvencija za pisanje programa koji će se izvoditi na robotu</w:t>
      </w:r>
      <w:r w:rsidR="0070766C" w:rsidRPr="007F3E7C">
        <w:t xml:space="preserve">. ROS služi za apstrakciju robota tj. </w:t>
      </w:r>
      <w:r w:rsidR="00735197" w:rsidRPr="007F3E7C">
        <w:t xml:space="preserve">nije potrebno poznavati određenu konstrukciju nekog robota. </w:t>
      </w:r>
    </w:p>
    <w:p w14:paraId="23D4516D" w14:textId="257DB9E9" w:rsidR="007A6B04" w:rsidRPr="007F3E7C" w:rsidRDefault="007A6B04" w:rsidP="00EC212A">
      <w:pPr>
        <w:spacing w:line="360" w:lineRule="auto"/>
        <w:ind w:left="1080"/>
        <w:jc w:val="both"/>
        <w:rPr>
          <w:rFonts w:ascii="Arial" w:hAnsi="Arial" w:cs="Arial"/>
          <w:sz w:val="24"/>
          <w:szCs w:val="24"/>
        </w:rPr>
      </w:pPr>
    </w:p>
    <w:p w14:paraId="65D7D65B" w14:textId="617659D4" w:rsidR="008853F7" w:rsidRPr="007F3E7C" w:rsidRDefault="00735197" w:rsidP="00EC212A">
      <w:pPr>
        <w:spacing w:line="360" w:lineRule="auto"/>
        <w:ind w:left="1080"/>
        <w:jc w:val="both"/>
        <w:rPr>
          <w:rFonts w:ascii="Arial" w:hAnsi="Arial" w:cs="Arial"/>
          <w:sz w:val="24"/>
          <w:szCs w:val="24"/>
        </w:rPr>
      </w:pPr>
      <w:r w:rsidRPr="007F3E7C">
        <w:rPr>
          <w:rFonts w:ascii="Arial" w:hAnsi="Arial" w:cs="Arial"/>
          <w:sz w:val="24"/>
          <w:szCs w:val="24"/>
        </w:rPr>
        <w:t>ROS sadrži razne vizualizacijske alate za prikazivanje robota u nekome prostoru.</w:t>
      </w:r>
      <w:r w:rsidR="00A00801" w:rsidRPr="007F3E7C">
        <w:rPr>
          <w:rFonts w:ascii="Arial" w:hAnsi="Arial" w:cs="Arial"/>
          <w:sz w:val="24"/>
          <w:szCs w:val="24"/>
        </w:rPr>
        <w:t xml:space="preserve"> Cilj ROS-a je pojednostaviti proces stvaranja kompleks</w:t>
      </w:r>
      <w:r w:rsidR="00F0296B" w:rsidRPr="007F3E7C">
        <w:rPr>
          <w:rFonts w:ascii="Arial" w:hAnsi="Arial" w:cs="Arial"/>
          <w:sz w:val="24"/>
          <w:szCs w:val="24"/>
        </w:rPr>
        <w:t xml:space="preserve">nih i </w:t>
      </w:r>
      <w:proofErr w:type="spellStart"/>
      <w:r w:rsidR="00F0296B" w:rsidRPr="007F3E7C">
        <w:rPr>
          <w:rFonts w:ascii="Arial" w:hAnsi="Arial" w:cs="Arial"/>
          <w:sz w:val="24"/>
          <w:szCs w:val="24"/>
        </w:rPr>
        <w:lastRenderedPageBreak/>
        <w:t>robustnih</w:t>
      </w:r>
      <w:proofErr w:type="spellEnd"/>
      <w:r w:rsidR="00F0296B" w:rsidRPr="007F3E7C">
        <w:rPr>
          <w:rFonts w:ascii="Arial" w:hAnsi="Arial" w:cs="Arial"/>
          <w:sz w:val="24"/>
          <w:szCs w:val="24"/>
        </w:rPr>
        <w:t xml:space="preserve"> ponašanja</w:t>
      </w:r>
      <w:r w:rsidR="00A00801" w:rsidRPr="007F3E7C">
        <w:rPr>
          <w:rFonts w:ascii="Arial" w:hAnsi="Arial" w:cs="Arial"/>
          <w:sz w:val="24"/>
          <w:szCs w:val="24"/>
        </w:rPr>
        <w:t xml:space="preserve"> </w:t>
      </w:r>
      <w:r w:rsidR="00F0296B" w:rsidRPr="007F3E7C">
        <w:rPr>
          <w:rFonts w:ascii="Arial" w:hAnsi="Arial" w:cs="Arial"/>
          <w:sz w:val="24"/>
          <w:szCs w:val="24"/>
        </w:rPr>
        <w:t>za više različitih robotskih platformi. Jedna od dobrih strana ROS-a je ponovna iskoristivost komponenata</w:t>
      </w:r>
      <w:r w:rsidR="00D5783A" w:rsidRPr="007F3E7C">
        <w:rPr>
          <w:rFonts w:ascii="Arial" w:hAnsi="Arial" w:cs="Arial"/>
          <w:sz w:val="24"/>
          <w:szCs w:val="24"/>
        </w:rPr>
        <w:t xml:space="preserve"> tj. jedan </w:t>
      </w:r>
      <w:proofErr w:type="spellStart"/>
      <w:r w:rsidR="00D5783A" w:rsidRPr="007F3E7C">
        <w:rPr>
          <w:rFonts w:ascii="Arial" w:hAnsi="Arial" w:cs="Arial"/>
          <w:sz w:val="24"/>
          <w:szCs w:val="24"/>
        </w:rPr>
        <w:t>developer</w:t>
      </w:r>
      <w:proofErr w:type="spellEnd"/>
      <w:r w:rsidR="00D5783A" w:rsidRPr="007F3E7C">
        <w:rPr>
          <w:rFonts w:ascii="Arial" w:hAnsi="Arial" w:cs="Arial"/>
          <w:sz w:val="24"/>
          <w:szCs w:val="24"/>
        </w:rPr>
        <w:t xml:space="preserve"> može napraviti neku funkcionalnost koju može konstruirati kao jedan čvor</w:t>
      </w:r>
      <w:r w:rsidR="00F0296B" w:rsidRPr="007F3E7C">
        <w:rPr>
          <w:rFonts w:ascii="Arial" w:hAnsi="Arial" w:cs="Arial"/>
          <w:sz w:val="24"/>
          <w:szCs w:val="24"/>
        </w:rPr>
        <w:t>.</w:t>
      </w:r>
    </w:p>
    <w:p w14:paraId="1B1FF31D" w14:textId="21D4D772" w:rsidR="003251DF" w:rsidRPr="007F3E7C" w:rsidRDefault="00F17C5D" w:rsidP="0083795A">
      <w:pPr>
        <w:spacing w:line="360" w:lineRule="auto"/>
        <w:ind w:left="1080"/>
        <w:jc w:val="both"/>
        <w:rPr>
          <w:rFonts w:ascii="Arial" w:hAnsi="Arial" w:cs="Arial"/>
          <w:sz w:val="24"/>
          <w:szCs w:val="24"/>
        </w:rPr>
      </w:pPr>
      <w:r w:rsidRPr="007F3E7C">
        <w:rPr>
          <w:rFonts w:ascii="Arial" w:hAnsi="Arial" w:cs="Arial"/>
          <w:sz w:val="24"/>
          <w:szCs w:val="24"/>
        </w:rPr>
        <w:t>Prilikom izvođenja ROS je zapravo distribuirana mreža čvorova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Nodes</w:t>
      </w:r>
      <w:proofErr w:type="spellEnd"/>
      <w:r w:rsidRPr="007F3E7C">
        <w:rPr>
          <w:rFonts w:ascii="Arial" w:hAnsi="Arial" w:cs="Arial"/>
          <w:sz w:val="24"/>
          <w:szCs w:val="24"/>
        </w:rPr>
        <w:t>). Najvažniji dio je skup temeljnih čvorova potrebnih za pokretanje sustava. Taj minimalni skup se zove „</w:t>
      </w:r>
      <w:proofErr w:type="spellStart"/>
      <w:r w:rsidRPr="007F3E7C">
        <w:rPr>
          <w:rFonts w:ascii="Arial" w:hAnsi="Arial" w:cs="Arial"/>
          <w:sz w:val="24"/>
          <w:szCs w:val="24"/>
        </w:rPr>
        <w:t>roscore</w:t>
      </w:r>
      <w:proofErr w:type="spellEnd"/>
      <w:r w:rsidRPr="007F3E7C">
        <w:rPr>
          <w:rFonts w:ascii="Arial" w:hAnsi="Arial" w:cs="Arial"/>
          <w:sz w:val="24"/>
          <w:szCs w:val="24"/>
        </w:rPr>
        <w:t xml:space="preserve">“. </w:t>
      </w:r>
    </w:p>
    <w:p w14:paraId="73083EF3" w14:textId="610DD361" w:rsidR="0086620B" w:rsidRPr="007F3E7C" w:rsidRDefault="0086620B" w:rsidP="00EC212A">
      <w:pPr>
        <w:spacing w:line="360" w:lineRule="auto"/>
        <w:ind w:left="1080"/>
        <w:jc w:val="both"/>
        <w:rPr>
          <w:rFonts w:ascii="Arial" w:hAnsi="Arial" w:cs="Arial"/>
          <w:sz w:val="24"/>
          <w:szCs w:val="24"/>
        </w:rPr>
      </w:pPr>
      <w:r w:rsidRPr="007F3E7C">
        <w:rPr>
          <w:rFonts w:ascii="Arial" w:hAnsi="Arial" w:cs="Arial"/>
          <w:sz w:val="24"/>
          <w:szCs w:val="24"/>
        </w:rPr>
        <w:t>Temeljni čvorovi su:</w:t>
      </w:r>
    </w:p>
    <w:p w14:paraId="1E63F1FB" w14:textId="77777777" w:rsidR="0086620B" w:rsidRPr="007F3E7C" w:rsidRDefault="0086620B" w:rsidP="00EC212A">
      <w:pPr>
        <w:pStyle w:val="ListParagraph"/>
        <w:numPr>
          <w:ilvl w:val="0"/>
          <w:numId w:val="16"/>
        </w:numPr>
        <w:spacing w:line="360" w:lineRule="auto"/>
        <w:jc w:val="both"/>
        <w:rPr>
          <w:rFonts w:ascii="Arial" w:hAnsi="Arial" w:cs="Arial"/>
          <w:sz w:val="24"/>
          <w:szCs w:val="24"/>
        </w:rPr>
      </w:pPr>
      <w:r w:rsidRPr="007F3E7C">
        <w:rPr>
          <w:rFonts w:ascii="Arial" w:hAnsi="Arial" w:cs="Arial"/>
          <w:sz w:val="24"/>
          <w:szCs w:val="24"/>
        </w:rPr>
        <w:t xml:space="preserve">Master – služi za registraciju i </w:t>
      </w:r>
      <w:proofErr w:type="spellStart"/>
      <w:r w:rsidRPr="007F3E7C">
        <w:rPr>
          <w:rFonts w:ascii="Arial" w:hAnsi="Arial" w:cs="Arial"/>
          <w:sz w:val="24"/>
          <w:szCs w:val="24"/>
        </w:rPr>
        <w:t>povezavanje</w:t>
      </w:r>
      <w:proofErr w:type="spellEnd"/>
      <w:r w:rsidRPr="007F3E7C">
        <w:rPr>
          <w:rFonts w:ascii="Arial" w:hAnsi="Arial" w:cs="Arial"/>
          <w:sz w:val="24"/>
          <w:szCs w:val="24"/>
        </w:rPr>
        <w:t xml:space="preserve"> čvorova, servisa te tema</w:t>
      </w:r>
    </w:p>
    <w:p w14:paraId="7B46EDD7" w14:textId="77777777" w:rsidR="0086620B" w:rsidRPr="007F3E7C" w:rsidRDefault="0086620B" w:rsidP="00EC212A">
      <w:pPr>
        <w:pStyle w:val="ListParagraph"/>
        <w:numPr>
          <w:ilvl w:val="0"/>
          <w:numId w:val="16"/>
        </w:numPr>
        <w:spacing w:line="360" w:lineRule="auto"/>
        <w:jc w:val="both"/>
        <w:rPr>
          <w:rFonts w:ascii="Arial" w:hAnsi="Arial" w:cs="Arial"/>
          <w:sz w:val="24"/>
          <w:szCs w:val="24"/>
        </w:rPr>
      </w:pPr>
      <w:proofErr w:type="spellStart"/>
      <w:r w:rsidRPr="007F3E7C">
        <w:rPr>
          <w:rFonts w:ascii="Arial" w:hAnsi="Arial" w:cs="Arial"/>
          <w:sz w:val="24"/>
          <w:szCs w:val="24"/>
        </w:rPr>
        <w:t>Parameter</w:t>
      </w:r>
      <w:proofErr w:type="spellEnd"/>
      <w:r w:rsidRPr="007F3E7C">
        <w:rPr>
          <w:rFonts w:ascii="Arial" w:hAnsi="Arial" w:cs="Arial"/>
          <w:sz w:val="24"/>
          <w:szCs w:val="24"/>
        </w:rPr>
        <w:t xml:space="preserve"> Server – rječnik globalno dostupnih parametara</w:t>
      </w:r>
    </w:p>
    <w:p w14:paraId="712D544F" w14:textId="287D2F56" w:rsidR="0086620B" w:rsidRPr="007F3E7C" w:rsidRDefault="0086620B" w:rsidP="00EC212A">
      <w:pPr>
        <w:pStyle w:val="ListParagraph"/>
        <w:numPr>
          <w:ilvl w:val="0"/>
          <w:numId w:val="16"/>
        </w:numPr>
        <w:spacing w:line="360" w:lineRule="auto"/>
        <w:jc w:val="both"/>
        <w:rPr>
          <w:rFonts w:ascii="Arial" w:hAnsi="Arial" w:cs="Arial"/>
          <w:sz w:val="24"/>
          <w:szCs w:val="24"/>
        </w:rPr>
      </w:pPr>
      <w:proofErr w:type="spellStart"/>
      <w:r w:rsidRPr="007F3E7C">
        <w:rPr>
          <w:rFonts w:ascii="Arial" w:hAnsi="Arial" w:cs="Arial"/>
          <w:sz w:val="24"/>
          <w:szCs w:val="24"/>
        </w:rPr>
        <w:t>Logging</w:t>
      </w:r>
      <w:proofErr w:type="spellEnd"/>
      <w:r w:rsidRPr="007F3E7C">
        <w:rPr>
          <w:rFonts w:ascii="Arial" w:hAnsi="Arial" w:cs="Arial"/>
          <w:sz w:val="24"/>
          <w:szCs w:val="24"/>
        </w:rPr>
        <w:t xml:space="preserve"> čvor – čvor koji upravlja zapisnikom</w:t>
      </w:r>
    </w:p>
    <w:p w14:paraId="58D99B83" w14:textId="459977C9" w:rsidR="00941AE0" w:rsidRPr="007F3E7C" w:rsidRDefault="00941AE0" w:rsidP="00EC212A">
      <w:pPr>
        <w:spacing w:line="360" w:lineRule="auto"/>
        <w:ind w:left="1080"/>
        <w:jc w:val="both"/>
        <w:rPr>
          <w:rFonts w:ascii="Arial" w:hAnsi="Arial" w:cs="Arial"/>
          <w:sz w:val="24"/>
          <w:szCs w:val="24"/>
        </w:rPr>
      </w:pPr>
      <w:r w:rsidRPr="007F3E7C">
        <w:rPr>
          <w:rFonts w:ascii="Arial" w:hAnsi="Arial" w:cs="Arial"/>
          <w:sz w:val="24"/>
          <w:szCs w:val="24"/>
        </w:rPr>
        <w:t>ROS sadrži i teme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topics</w:t>
      </w:r>
      <w:proofErr w:type="spellEnd"/>
      <w:r w:rsidRPr="007F3E7C">
        <w:rPr>
          <w:rFonts w:ascii="Arial" w:hAnsi="Arial" w:cs="Arial"/>
          <w:sz w:val="24"/>
          <w:szCs w:val="24"/>
        </w:rPr>
        <w:t>). To su imenovane sabirnice preko kojih čvorovi izmjenjuju podatke. Čvorovi ne znaju s kime komuniciraju već to čine preko pretplatnika i izdavača. Teme su namijenjene za jednosmjeran tok podataka.</w:t>
      </w:r>
    </w:p>
    <w:p w14:paraId="5D51BAE0" w14:textId="11FE9433" w:rsidR="005D4784" w:rsidRPr="007F3E7C" w:rsidRDefault="00941AE0" w:rsidP="00EC212A">
      <w:pPr>
        <w:spacing w:line="360" w:lineRule="auto"/>
        <w:ind w:left="1080"/>
        <w:jc w:val="both"/>
        <w:rPr>
          <w:rFonts w:ascii="Arial" w:hAnsi="Arial" w:cs="Arial"/>
          <w:sz w:val="24"/>
          <w:szCs w:val="24"/>
        </w:rPr>
      </w:pPr>
      <w:r w:rsidRPr="007F3E7C">
        <w:rPr>
          <w:rFonts w:ascii="Arial" w:hAnsi="Arial" w:cs="Arial"/>
          <w:sz w:val="24"/>
          <w:szCs w:val="24"/>
        </w:rPr>
        <w:t>ROS sadrži i servise. Oni su najpogodniji za RPC zahtjeve i odgovore</w:t>
      </w:r>
      <w:r w:rsidR="00D3141E" w:rsidRPr="007F3E7C">
        <w:rPr>
          <w:rFonts w:ascii="Arial" w:hAnsi="Arial" w:cs="Arial"/>
          <w:sz w:val="24"/>
          <w:szCs w:val="24"/>
        </w:rPr>
        <w:t xml:space="preserve"> tj. za upite o nekoj temi ili čvoru</w:t>
      </w:r>
      <w:r w:rsidRPr="007F3E7C">
        <w:rPr>
          <w:rFonts w:ascii="Arial" w:hAnsi="Arial" w:cs="Arial"/>
          <w:sz w:val="24"/>
          <w:szCs w:val="24"/>
        </w:rPr>
        <w:t xml:space="preserve">. </w:t>
      </w:r>
      <w:r w:rsidR="00D3141E" w:rsidRPr="007F3E7C">
        <w:rPr>
          <w:rFonts w:ascii="Arial" w:hAnsi="Arial" w:cs="Arial"/>
          <w:sz w:val="24"/>
          <w:szCs w:val="24"/>
        </w:rPr>
        <w:t>ROS pruža servise pod određenim imenom. Klijent pri pozivu servisa predaje mu upit na koji mu ROS vraća odgovor.</w:t>
      </w:r>
      <w:r w:rsidR="00DA005D">
        <w:rPr>
          <w:rFonts w:ascii="Arial" w:hAnsi="Arial" w:cs="Arial"/>
          <w:sz w:val="24"/>
          <w:szCs w:val="24"/>
        </w:rPr>
        <w:t xml:space="preserve"> </w:t>
      </w:r>
      <w:r w:rsidR="00DA005D">
        <w:rPr>
          <w:noProof/>
          <w:lang w:eastAsia="hr-HR"/>
        </w:rPr>
        <mc:AlternateContent>
          <mc:Choice Requires="wps">
            <w:drawing>
              <wp:anchor distT="0" distB="0" distL="114300" distR="114300" simplePos="0" relativeHeight="251210752" behindDoc="0" locked="0" layoutInCell="1" allowOverlap="1" wp14:anchorId="6E883241" wp14:editId="5FD5D71B">
                <wp:simplePos x="0" y="0"/>
                <wp:positionH relativeFrom="column">
                  <wp:posOffset>523875</wp:posOffset>
                </wp:positionH>
                <wp:positionV relativeFrom="paragraph">
                  <wp:posOffset>3780790</wp:posOffset>
                </wp:positionV>
                <wp:extent cx="4742815" cy="635"/>
                <wp:effectExtent l="0" t="0" r="635" b="18415"/>
                <wp:wrapTopAndBottom/>
                <wp:docPr id="794015939" name="Tekstni okvir 794015939"/>
                <wp:cNvGraphicFramePr/>
                <a:graphic xmlns:a="http://schemas.openxmlformats.org/drawingml/2006/main">
                  <a:graphicData uri="http://schemas.microsoft.com/office/word/2010/wordprocessingShape">
                    <wps:wsp>
                      <wps:cNvSpPr txBox="1"/>
                      <wps:spPr>
                        <a:xfrm>
                          <a:off x="0" y="0"/>
                          <a:ext cx="4742815" cy="635"/>
                        </a:xfrm>
                        <a:prstGeom prst="rect">
                          <a:avLst/>
                        </a:prstGeom>
                        <a:solidFill>
                          <a:prstClr val="white"/>
                        </a:solidFill>
                        <a:ln>
                          <a:noFill/>
                        </a:ln>
                      </wps:spPr>
                      <wps:txbx>
                        <w:txbxContent>
                          <w:p w14:paraId="3AB6D285" w14:textId="2AADE18D" w:rsidR="00DE7483" w:rsidRPr="00CA4147" w:rsidRDefault="00DE7483" w:rsidP="00DA005D">
                            <w:pPr>
                              <w:pStyle w:val="Caption"/>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3</w:t>
                            </w:r>
                            <w:r w:rsidRPr="00CA4147">
                              <w:rPr>
                                <w:rFonts w:ascii="Arial" w:hAnsi="Arial" w:cs="Arial"/>
                                <w:i w:val="0"/>
                              </w:rPr>
                              <w:fldChar w:fldCharType="end"/>
                            </w:r>
                            <w:r w:rsidRPr="00CA4147">
                              <w:rPr>
                                <w:rFonts w:ascii="Arial" w:hAnsi="Arial" w:cs="Arial"/>
                                <w:i w:val="0"/>
                              </w:rPr>
                              <w:t xml:space="preserve"> Graf povezanosti komponenata ROS-a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83241" id="Tekstni okvir 794015939" o:spid="_x0000_s1028" type="#_x0000_t202" style="position:absolute;left:0;text-align:left;margin-left:41.25pt;margin-top:297.7pt;width:373.45pt;height:.05pt;z-index:25121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" stroked="f">
                <v:textbox style="mso-fit-shape-to-text:t" inset="0,0,0,0">
                  <w:txbxContent>
                    <w:p w14:paraId="3AB6D285" w14:textId="2AADE18D" w:rsidR="00DE7483" w:rsidRPr="00CA4147" w:rsidRDefault="00DE7483" w:rsidP="00DA005D">
                      <w:pPr>
                        <w:pStyle w:val="Opisslike"/>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3</w:t>
                      </w:r>
                      <w:r w:rsidRPr="00CA4147">
                        <w:rPr>
                          <w:rFonts w:ascii="Arial" w:hAnsi="Arial" w:cs="Arial"/>
                          <w:i w:val="0"/>
                        </w:rPr>
                        <w:fldChar w:fldCharType="end"/>
                      </w:r>
                      <w:r w:rsidRPr="00CA4147">
                        <w:rPr>
                          <w:rFonts w:ascii="Arial" w:hAnsi="Arial" w:cs="Arial"/>
                          <w:i w:val="0"/>
                        </w:rPr>
                        <w:t xml:space="preserve"> Graf povezanosti komponenata ROS-a</w:t>
                      </w:r>
                    </w:p>
                  </w:txbxContent>
                </v:textbox>
                <w10:wrap type="topAndBottom"/>
              </v:shape>
            </w:pict>
          </mc:Fallback>
        </mc:AlternateContent>
      </w:r>
      <w:r w:rsidR="00DA005D" w:rsidRPr="007F3E7C">
        <w:rPr>
          <w:rFonts w:ascii="Arial" w:hAnsi="Arial" w:cs="Arial"/>
          <w:noProof/>
          <w:sz w:val="24"/>
          <w:szCs w:val="24"/>
          <w:lang w:eastAsia="hr-HR"/>
        </w:rPr>
        <w:drawing>
          <wp:anchor distT="0" distB="0" distL="114300" distR="114300" simplePos="0" relativeHeight="251062272" behindDoc="0" locked="0" layoutInCell="1" allowOverlap="1" wp14:anchorId="60A62261" wp14:editId="79B89096">
            <wp:simplePos x="0" y="0"/>
            <wp:positionH relativeFrom="margin">
              <wp:align>center</wp:align>
            </wp:positionH>
            <wp:positionV relativeFrom="paragraph">
              <wp:posOffset>1132205</wp:posOffset>
            </wp:positionV>
            <wp:extent cx="4742815" cy="2591435"/>
            <wp:effectExtent l="0" t="0" r="635" b="0"/>
            <wp:wrapTopAndBottom/>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s-graph.jpg"/>
                    <pic:cNvPicPr/>
                  </pic:nvPicPr>
                  <pic:blipFill>
                    <a:blip r:embed="rId14">
                      <a:extLst>
                        <a:ext uri="{28A0092B-C50C-407E-A947-70E740481C1C}">
                          <a14:useLocalDpi xmlns:a14="http://schemas.microsoft.com/office/drawing/2010/main" val="0"/>
                        </a:ext>
                      </a:extLst>
                    </a:blip>
                    <a:stretch>
                      <a:fillRect/>
                    </a:stretch>
                  </pic:blipFill>
                  <pic:spPr>
                    <a:xfrm>
                      <a:off x="0" y="0"/>
                      <a:ext cx="4743353" cy="2591435"/>
                    </a:xfrm>
                    <a:prstGeom prst="rect">
                      <a:avLst/>
                    </a:prstGeom>
                  </pic:spPr>
                </pic:pic>
              </a:graphicData>
            </a:graphic>
            <wp14:sizeRelH relativeFrom="page">
              <wp14:pctWidth>0</wp14:pctWidth>
            </wp14:sizeRelH>
            <wp14:sizeRelV relativeFrom="page">
              <wp14:pctHeight>0</wp14:pctHeight>
            </wp14:sizeRelV>
          </wp:anchor>
        </w:drawing>
      </w:r>
    </w:p>
    <w:p w14:paraId="01BD04BB" w14:textId="790E829C" w:rsidR="005D4784" w:rsidRPr="007F3E7C" w:rsidRDefault="005D4784" w:rsidP="00EC212A">
      <w:pPr>
        <w:spacing w:line="360" w:lineRule="auto"/>
        <w:ind w:left="1080"/>
        <w:jc w:val="both"/>
        <w:rPr>
          <w:rFonts w:ascii="Arial" w:hAnsi="Arial" w:cs="Arial"/>
          <w:sz w:val="24"/>
          <w:szCs w:val="24"/>
        </w:rPr>
      </w:pPr>
    </w:p>
    <w:p w14:paraId="3CB5A105" w14:textId="0A105C7F" w:rsidR="00671958" w:rsidRPr="007F3E7C" w:rsidRDefault="00671958" w:rsidP="00EC212A">
      <w:pPr>
        <w:spacing w:line="360" w:lineRule="auto"/>
        <w:ind w:left="1080"/>
        <w:jc w:val="both"/>
        <w:rPr>
          <w:rFonts w:ascii="Arial" w:hAnsi="Arial" w:cs="Arial"/>
          <w:sz w:val="24"/>
          <w:szCs w:val="24"/>
        </w:rPr>
      </w:pPr>
    </w:p>
    <w:p w14:paraId="30B92C09" w14:textId="1A810595" w:rsidR="00671958" w:rsidRDefault="00671958" w:rsidP="00EC212A">
      <w:pPr>
        <w:spacing w:line="360" w:lineRule="auto"/>
        <w:ind w:left="1080"/>
        <w:jc w:val="both"/>
        <w:rPr>
          <w:rFonts w:ascii="Arial" w:hAnsi="Arial" w:cs="Arial"/>
          <w:sz w:val="24"/>
          <w:szCs w:val="24"/>
        </w:rPr>
      </w:pPr>
    </w:p>
    <w:p w14:paraId="62BFE4AB" w14:textId="77777777" w:rsidR="003251DF" w:rsidRPr="007F3E7C" w:rsidRDefault="003251DF" w:rsidP="00EC212A">
      <w:pPr>
        <w:spacing w:line="360" w:lineRule="auto"/>
        <w:ind w:left="1080"/>
        <w:jc w:val="both"/>
        <w:rPr>
          <w:rFonts w:ascii="Arial" w:hAnsi="Arial" w:cs="Arial"/>
          <w:sz w:val="24"/>
          <w:szCs w:val="24"/>
        </w:rPr>
      </w:pPr>
    </w:p>
    <w:p w14:paraId="17D3D77B" w14:textId="5ABFD2C5" w:rsidR="000A7076" w:rsidRPr="007F3E7C" w:rsidRDefault="000A7076" w:rsidP="00EC212A">
      <w:pPr>
        <w:spacing w:line="360" w:lineRule="auto"/>
        <w:ind w:left="1080"/>
        <w:jc w:val="both"/>
        <w:rPr>
          <w:rFonts w:ascii="Arial" w:hAnsi="Arial" w:cs="Arial"/>
          <w:sz w:val="24"/>
          <w:szCs w:val="24"/>
        </w:rPr>
      </w:pPr>
      <w:r w:rsidRPr="007F3E7C">
        <w:rPr>
          <w:rFonts w:ascii="Arial" w:hAnsi="Arial" w:cs="Arial"/>
          <w:sz w:val="24"/>
          <w:szCs w:val="24"/>
        </w:rPr>
        <w:t>Važan dio ROS-a su standardizirane poruke tj. strukture podataka koje se šalju između servisa i čvorova. Postoje razne unaprijed definirane poruke kao za odometriju (Odometry), orijentaciju (</w:t>
      </w:r>
      <w:proofErr w:type="spellStart"/>
      <w:r w:rsidRPr="007F3E7C">
        <w:rPr>
          <w:rFonts w:ascii="Arial" w:hAnsi="Arial" w:cs="Arial"/>
          <w:sz w:val="24"/>
          <w:szCs w:val="24"/>
        </w:rPr>
        <w:t>Orientation</w:t>
      </w:r>
      <w:proofErr w:type="spellEnd"/>
      <w:r w:rsidRPr="007F3E7C">
        <w:rPr>
          <w:rFonts w:ascii="Arial" w:hAnsi="Arial" w:cs="Arial"/>
          <w:sz w:val="24"/>
          <w:szCs w:val="24"/>
        </w:rPr>
        <w:t>), brzinu (</w:t>
      </w:r>
      <w:proofErr w:type="spellStart"/>
      <w:r w:rsidRPr="007F3E7C">
        <w:rPr>
          <w:rFonts w:ascii="Arial" w:hAnsi="Arial" w:cs="Arial"/>
          <w:sz w:val="24"/>
          <w:szCs w:val="24"/>
        </w:rPr>
        <w:t>Twist</w:t>
      </w:r>
      <w:proofErr w:type="spellEnd"/>
      <w:r w:rsidRPr="007F3E7C">
        <w:rPr>
          <w:rFonts w:ascii="Arial" w:hAnsi="Arial" w:cs="Arial"/>
          <w:sz w:val="24"/>
          <w:szCs w:val="24"/>
        </w:rPr>
        <w:t>) i mnoge druge. Moguće je konstruirati i posebne poruke koje trebaju korisniku ali se to ne preporuča.</w:t>
      </w:r>
    </w:p>
    <w:p w14:paraId="4005A8FA" w14:textId="3DD6973C" w:rsidR="00E95AAF" w:rsidRPr="007F3E7C" w:rsidRDefault="008D40FA" w:rsidP="00EC212A">
      <w:pPr>
        <w:spacing w:line="360" w:lineRule="auto"/>
        <w:ind w:left="1080"/>
        <w:jc w:val="both"/>
        <w:rPr>
          <w:rFonts w:ascii="Arial" w:hAnsi="Arial" w:cs="Arial"/>
          <w:sz w:val="24"/>
          <w:szCs w:val="24"/>
        </w:rPr>
      </w:pPr>
      <w:r>
        <w:rPr>
          <w:noProof/>
          <w:lang w:eastAsia="hr-HR"/>
        </w:rPr>
        <mc:AlternateContent>
          <mc:Choice Requires="wps">
            <w:drawing>
              <wp:anchor distT="0" distB="0" distL="114300" distR="114300" simplePos="0" relativeHeight="251231232" behindDoc="0" locked="0" layoutInCell="1" allowOverlap="1" wp14:anchorId="14C2D6E9" wp14:editId="34CD381B">
                <wp:simplePos x="0" y="0"/>
                <wp:positionH relativeFrom="margin">
                  <wp:posOffset>758190</wp:posOffset>
                </wp:positionH>
                <wp:positionV relativeFrom="margin">
                  <wp:posOffset>6519545</wp:posOffset>
                </wp:positionV>
                <wp:extent cx="2773680" cy="635"/>
                <wp:effectExtent l="0" t="0" r="7620" b="0"/>
                <wp:wrapSquare wrapText="bothSides"/>
                <wp:docPr id="794015940" name="Tekstni okvir 7940159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1B0B4E10" w14:textId="19A22D89" w:rsidR="00DE7483" w:rsidRPr="00CA4147" w:rsidRDefault="00DE7483" w:rsidP="00310F27">
                            <w:pPr>
                              <w:pStyle w:val="Caption"/>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4</w:t>
                            </w:r>
                            <w:r w:rsidRPr="00CA4147">
                              <w:rPr>
                                <w:rFonts w:ascii="Arial" w:hAnsi="Arial" w:cs="Arial"/>
                                <w:i w:val="0"/>
                              </w:rPr>
                              <w:fldChar w:fldCharType="end"/>
                            </w:r>
                            <w:r w:rsidRPr="00CA4147">
                              <w:rPr>
                                <w:rFonts w:ascii="Arial" w:hAnsi="Arial" w:cs="Arial"/>
                                <w:i w:val="0"/>
                              </w:rPr>
                              <w:t xml:space="preserve"> Struktura transformacija između okvira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2D6E9" id="Tekstni okvir 794015940" o:spid="_x0000_s1029" type="#_x0000_t202" style="position:absolute;left:0;text-align:left;margin-left:59.7pt;margin-top:513.35pt;width:218.4pt;height:.05pt;z-index:2512312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" stroked="f">
                <v:textbox style="mso-fit-shape-to-text:t" inset="0,0,0,0">
                  <w:txbxContent>
                    <w:p w14:paraId="1B0B4E10" w14:textId="19A22D89" w:rsidR="00DE7483" w:rsidRPr="00CA4147" w:rsidRDefault="00DE7483" w:rsidP="00310F27">
                      <w:pPr>
                        <w:pStyle w:val="Opisslike"/>
                        <w:rPr>
                          <w:rFonts w:ascii="Arial" w:hAnsi="Arial" w:cs="Arial"/>
                          <w:i w:val="0"/>
                          <w:noProof/>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4</w:t>
                      </w:r>
                      <w:r w:rsidRPr="00CA4147">
                        <w:rPr>
                          <w:rFonts w:ascii="Arial" w:hAnsi="Arial" w:cs="Arial"/>
                          <w:i w:val="0"/>
                        </w:rPr>
                        <w:fldChar w:fldCharType="end"/>
                      </w:r>
                      <w:r w:rsidRPr="00CA4147">
                        <w:rPr>
                          <w:rFonts w:ascii="Arial" w:hAnsi="Arial" w:cs="Arial"/>
                          <w:i w:val="0"/>
                        </w:rPr>
                        <w:t xml:space="preserve"> Struktura transformacija između okvira</w:t>
                      </w:r>
                    </w:p>
                  </w:txbxContent>
                </v:textbox>
                <w10:wrap type="square" anchorx="margin" anchory="margin"/>
              </v:shape>
            </w:pict>
          </mc:Fallback>
        </mc:AlternateContent>
      </w:r>
      <w:r w:rsidR="00075DAE" w:rsidRPr="007F3E7C">
        <w:rPr>
          <w:rFonts w:ascii="Arial" w:hAnsi="Arial" w:cs="Arial"/>
          <w:noProof/>
          <w:sz w:val="24"/>
          <w:szCs w:val="24"/>
          <w:lang w:eastAsia="hr-HR"/>
        </w:rPr>
        <w:drawing>
          <wp:anchor distT="0" distB="0" distL="114300" distR="114300" simplePos="0" relativeHeight="251082752" behindDoc="0" locked="0" layoutInCell="1" allowOverlap="1" wp14:anchorId="32AF500A" wp14:editId="04CBDB2B">
            <wp:simplePos x="0" y="0"/>
            <wp:positionH relativeFrom="margin">
              <wp:posOffset>657225</wp:posOffset>
            </wp:positionH>
            <wp:positionV relativeFrom="margin">
              <wp:posOffset>1880870</wp:posOffset>
            </wp:positionV>
            <wp:extent cx="2878455" cy="4495800"/>
            <wp:effectExtent l="0" t="0" r="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8455" cy="4495800"/>
                    </a:xfrm>
                    <a:prstGeom prst="rect">
                      <a:avLst/>
                    </a:prstGeom>
                  </pic:spPr>
                </pic:pic>
              </a:graphicData>
            </a:graphic>
            <wp14:sizeRelH relativeFrom="margin">
              <wp14:pctWidth>0</wp14:pctWidth>
            </wp14:sizeRelH>
            <wp14:sizeRelV relativeFrom="margin">
              <wp14:pctHeight>0</wp14:pctHeight>
            </wp14:sizeRelV>
          </wp:anchor>
        </w:drawing>
      </w:r>
      <w:r w:rsidR="00E95AAF" w:rsidRPr="007F3E7C">
        <w:rPr>
          <w:rFonts w:ascii="Arial" w:hAnsi="Arial" w:cs="Arial"/>
          <w:sz w:val="24"/>
          <w:szCs w:val="24"/>
        </w:rPr>
        <w:t>Zbog toga što unutar ROS-a možemo imati više robota te svaki taj robot ima više senzora, svaki taj senzor ima svoj koordinatni sustav. Jedan koordinatni sustav se naziva okvirom (</w:t>
      </w:r>
      <w:proofErr w:type="spellStart"/>
      <w:r w:rsidR="00E95AAF" w:rsidRPr="007F3E7C">
        <w:rPr>
          <w:rFonts w:ascii="Arial" w:hAnsi="Arial" w:cs="Arial"/>
          <w:sz w:val="24"/>
          <w:szCs w:val="24"/>
        </w:rPr>
        <w:t>eng</w:t>
      </w:r>
      <w:proofErr w:type="spellEnd"/>
      <w:r w:rsidR="00E95AAF" w:rsidRPr="007F3E7C">
        <w:rPr>
          <w:rFonts w:ascii="Arial" w:hAnsi="Arial" w:cs="Arial"/>
          <w:sz w:val="24"/>
          <w:szCs w:val="24"/>
        </w:rPr>
        <w:t xml:space="preserve">. </w:t>
      </w:r>
      <w:proofErr w:type="spellStart"/>
      <w:r w:rsidR="00E95AAF" w:rsidRPr="007F3E7C">
        <w:rPr>
          <w:rFonts w:ascii="Arial" w:hAnsi="Arial" w:cs="Arial"/>
          <w:sz w:val="24"/>
          <w:szCs w:val="24"/>
        </w:rPr>
        <w:t>frame</w:t>
      </w:r>
      <w:proofErr w:type="spellEnd"/>
      <w:r w:rsidR="00E95AAF" w:rsidRPr="007F3E7C">
        <w:rPr>
          <w:rFonts w:ascii="Arial" w:hAnsi="Arial" w:cs="Arial"/>
          <w:sz w:val="24"/>
          <w:szCs w:val="24"/>
        </w:rPr>
        <w:t xml:space="preserve">). Svaki taj koordinatni sustav je na neki način transformacija nekog drugog koordinatnog sustava npr. u slučaju ovoga rada želimo prikazati pomak koordinatnog sustava robota s obzirom na koordinatni sustav cijele mape. U svrhu lakše transformacije koordinatnih sustava razvijen je paket </w:t>
      </w:r>
      <w:proofErr w:type="spellStart"/>
      <w:r w:rsidR="00E95AAF" w:rsidRPr="007F3E7C">
        <w:rPr>
          <w:rFonts w:ascii="Arial" w:hAnsi="Arial" w:cs="Arial"/>
          <w:b/>
          <w:sz w:val="24"/>
          <w:szCs w:val="24"/>
        </w:rPr>
        <w:t>tf</w:t>
      </w:r>
      <w:proofErr w:type="spellEnd"/>
      <w:r w:rsidR="00E95AAF" w:rsidRPr="007F3E7C">
        <w:rPr>
          <w:rFonts w:ascii="Arial" w:hAnsi="Arial" w:cs="Arial"/>
          <w:sz w:val="24"/>
          <w:szCs w:val="24"/>
        </w:rPr>
        <w:t>. To je poseban paket koji korisnicima omogućuje praćen</w:t>
      </w:r>
      <w:r w:rsidR="001E49DF" w:rsidRPr="007F3E7C">
        <w:rPr>
          <w:rFonts w:ascii="Arial" w:hAnsi="Arial" w:cs="Arial"/>
          <w:sz w:val="24"/>
          <w:szCs w:val="24"/>
        </w:rPr>
        <w:t>je više koordinatnih sustava unutar</w:t>
      </w:r>
      <w:r w:rsidR="00E95AAF" w:rsidRPr="007F3E7C">
        <w:rPr>
          <w:rFonts w:ascii="Arial" w:hAnsi="Arial" w:cs="Arial"/>
          <w:sz w:val="24"/>
          <w:szCs w:val="24"/>
        </w:rPr>
        <w:t xml:space="preserve"> mape u realnom vremenu.</w:t>
      </w:r>
      <w:r w:rsidR="00EF4F14">
        <w:rPr>
          <w:rFonts w:ascii="Arial" w:hAnsi="Arial" w:cs="Arial"/>
          <w:sz w:val="24"/>
          <w:szCs w:val="24"/>
        </w:rPr>
        <w:t xml:space="preserve"> Postoji i novija verzija </w:t>
      </w:r>
      <w:r w:rsidR="00EF4F14" w:rsidRPr="00EF4F14">
        <w:rPr>
          <w:rFonts w:ascii="Arial" w:hAnsi="Arial" w:cs="Arial"/>
          <w:b/>
          <w:sz w:val="24"/>
          <w:szCs w:val="24"/>
        </w:rPr>
        <w:t>tf2</w:t>
      </w:r>
      <w:r w:rsidR="00EF4F14">
        <w:rPr>
          <w:rFonts w:ascii="Arial" w:hAnsi="Arial" w:cs="Arial"/>
          <w:sz w:val="24"/>
          <w:szCs w:val="24"/>
        </w:rPr>
        <w:t xml:space="preserve"> ali za potrebe rada je korištena starija verzija.</w:t>
      </w:r>
      <w:r w:rsidR="00E95AAF" w:rsidRPr="007F3E7C">
        <w:rPr>
          <w:rFonts w:ascii="Arial" w:hAnsi="Arial" w:cs="Arial"/>
          <w:sz w:val="24"/>
          <w:szCs w:val="24"/>
        </w:rPr>
        <w:t xml:space="preserve"> Taj paket pruža metoda za dohvaćanje transformacija između neka dva koordinatna sustava (okvira). Ti koordinatni sustavi su spremljeni </w:t>
      </w:r>
      <w:r w:rsidR="00E95AAF" w:rsidRPr="007F3E7C">
        <w:rPr>
          <w:rFonts w:ascii="Arial" w:hAnsi="Arial" w:cs="Arial"/>
          <w:sz w:val="24"/>
          <w:szCs w:val="24"/>
        </w:rPr>
        <w:lastRenderedPageBreak/>
        <w:t xml:space="preserve">u obliku drveta koji na vrhu ima početni koordinatni sustav pa je tada svaka njegova grana onaj sustav koji se nalazi u njemu tj. prema kojemu postoji transformacija. </w:t>
      </w:r>
    </w:p>
    <w:p w14:paraId="79AE0338" w14:textId="7E2187FD" w:rsidR="00E95AAF" w:rsidRPr="007F3E7C" w:rsidRDefault="001E49DF" w:rsidP="00EC212A">
      <w:pPr>
        <w:spacing w:line="360" w:lineRule="auto"/>
        <w:ind w:left="1080"/>
        <w:jc w:val="both"/>
        <w:rPr>
          <w:rFonts w:ascii="Arial" w:hAnsi="Arial" w:cs="Arial"/>
          <w:sz w:val="24"/>
          <w:szCs w:val="24"/>
        </w:rPr>
      </w:pPr>
      <w:r w:rsidRPr="007F3E7C">
        <w:rPr>
          <w:rFonts w:ascii="Arial" w:hAnsi="Arial" w:cs="Arial"/>
          <w:sz w:val="24"/>
          <w:szCs w:val="24"/>
        </w:rPr>
        <w:t>Na slici</w:t>
      </w:r>
      <w:r w:rsidR="00CC6D79">
        <w:rPr>
          <w:rFonts w:ascii="Arial" w:hAnsi="Arial" w:cs="Arial"/>
          <w:sz w:val="24"/>
          <w:szCs w:val="24"/>
        </w:rPr>
        <w:t xml:space="preserve"> broj 4</w:t>
      </w:r>
      <w:r w:rsidRPr="007F3E7C">
        <w:rPr>
          <w:rFonts w:ascii="Arial" w:hAnsi="Arial" w:cs="Arial"/>
          <w:sz w:val="24"/>
          <w:szCs w:val="24"/>
        </w:rPr>
        <w:t xml:space="preserve"> možemo vidjeti </w:t>
      </w:r>
      <w:proofErr w:type="spellStart"/>
      <w:r w:rsidRPr="007F3E7C">
        <w:rPr>
          <w:rFonts w:ascii="Arial" w:hAnsi="Arial" w:cs="Arial"/>
          <w:sz w:val="24"/>
          <w:szCs w:val="24"/>
        </w:rPr>
        <w:t>stablastu</w:t>
      </w:r>
      <w:proofErr w:type="spellEnd"/>
      <w:r w:rsidRPr="007F3E7C">
        <w:rPr>
          <w:rFonts w:ascii="Arial" w:hAnsi="Arial" w:cs="Arial"/>
          <w:sz w:val="24"/>
          <w:szCs w:val="24"/>
        </w:rPr>
        <w:t xml:space="preserve"> strukturu. Uz neke podatke može se vidjeti poveznica koja definira transformaciju između okvira „</w:t>
      </w:r>
      <w:r w:rsidRPr="00186281">
        <w:rPr>
          <w:rFonts w:ascii="Arial" w:hAnsi="Arial" w:cs="Arial"/>
          <w:b/>
          <w:sz w:val="24"/>
          <w:szCs w:val="24"/>
        </w:rPr>
        <w:t>/</w:t>
      </w:r>
      <w:proofErr w:type="spellStart"/>
      <w:r w:rsidRPr="00186281">
        <w:rPr>
          <w:rFonts w:ascii="Arial" w:hAnsi="Arial" w:cs="Arial"/>
          <w:b/>
          <w:sz w:val="24"/>
          <w:szCs w:val="24"/>
        </w:rPr>
        <w:t>base_link</w:t>
      </w:r>
      <w:proofErr w:type="spellEnd"/>
      <w:r w:rsidRPr="007F3E7C">
        <w:rPr>
          <w:rFonts w:ascii="Arial" w:hAnsi="Arial" w:cs="Arial"/>
          <w:sz w:val="24"/>
          <w:szCs w:val="24"/>
        </w:rPr>
        <w:t>“ i „</w:t>
      </w:r>
      <w:r w:rsidR="00E61869" w:rsidRPr="00186281">
        <w:rPr>
          <w:rFonts w:ascii="Arial" w:hAnsi="Arial" w:cs="Arial"/>
          <w:b/>
          <w:sz w:val="24"/>
          <w:szCs w:val="24"/>
        </w:rPr>
        <w:t>/</w:t>
      </w:r>
      <w:r w:rsidRPr="00186281">
        <w:rPr>
          <w:rFonts w:ascii="Arial" w:hAnsi="Arial" w:cs="Arial"/>
          <w:b/>
          <w:sz w:val="24"/>
          <w:szCs w:val="24"/>
        </w:rPr>
        <w:t>laser</w:t>
      </w:r>
      <w:r w:rsidRPr="007F3E7C">
        <w:rPr>
          <w:rFonts w:ascii="Arial" w:hAnsi="Arial" w:cs="Arial"/>
          <w:sz w:val="24"/>
          <w:szCs w:val="24"/>
        </w:rPr>
        <w:t>“</w:t>
      </w:r>
      <w:r w:rsidR="00E61869" w:rsidRPr="007F3E7C">
        <w:rPr>
          <w:rFonts w:ascii="Arial" w:hAnsi="Arial" w:cs="Arial"/>
          <w:sz w:val="24"/>
          <w:szCs w:val="24"/>
        </w:rPr>
        <w:t>. Ta transformacija postoji zato što su u stvarnom svijetu laseri zapravo pomaknuti od poda za neku udaljenost čime se definira okvir „</w:t>
      </w:r>
      <w:r w:rsidR="00E61869" w:rsidRPr="00186281">
        <w:rPr>
          <w:rFonts w:ascii="Arial" w:hAnsi="Arial" w:cs="Arial"/>
          <w:b/>
          <w:sz w:val="24"/>
          <w:szCs w:val="24"/>
        </w:rPr>
        <w:t>/laser</w:t>
      </w:r>
      <w:r w:rsidR="00E61869" w:rsidRPr="007F3E7C">
        <w:rPr>
          <w:rFonts w:ascii="Arial" w:hAnsi="Arial" w:cs="Arial"/>
          <w:sz w:val="24"/>
          <w:szCs w:val="24"/>
        </w:rPr>
        <w:t>“. Okvir „</w:t>
      </w:r>
      <w:r w:rsidR="00E61869" w:rsidRPr="00186281">
        <w:rPr>
          <w:rFonts w:ascii="Arial" w:hAnsi="Arial" w:cs="Arial"/>
          <w:b/>
          <w:sz w:val="24"/>
          <w:szCs w:val="24"/>
        </w:rPr>
        <w:t>/</w:t>
      </w:r>
      <w:proofErr w:type="spellStart"/>
      <w:r w:rsidR="00E61869" w:rsidRPr="00186281">
        <w:rPr>
          <w:rFonts w:ascii="Arial" w:hAnsi="Arial" w:cs="Arial"/>
          <w:b/>
          <w:sz w:val="24"/>
          <w:szCs w:val="24"/>
        </w:rPr>
        <w:t>base_link</w:t>
      </w:r>
      <w:proofErr w:type="spellEnd"/>
      <w:r w:rsidR="00E61869" w:rsidRPr="007F3E7C">
        <w:rPr>
          <w:rFonts w:ascii="Arial" w:hAnsi="Arial" w:cs="Arial"/>
          <w:sz w:val="24"/>
          <w:szCs w:val="24"/>
        </w:rPr>
        <w:t>“ predstavlja koordinatni sustav robota kao cjeline te on uglavnom počinje od dna robota tj. od poda.</w:t>
      </w:r>
    </w:p>
    <w:p w14:paraId="2B952626" w14:textId="3AE45DD2" w:rsidR="00941AE0" w:rsidRPr="007F3E7C" w:rsidRDefault="00D3141E" w:rsidP="00EC212A">
      <w:pPr>
        <w:spacing w:line="360" w:lineRule="auto"/>
        <w:ind w:left="1080"/>
        <w:jc w:val="both"/>
        <w:rPr>
          <w:rFonts w:ascii="Arial" w:hAnsi="Arial" w:cs="Arial"/>
          <w:sz w:val="24"/>
          <w:szCs w:val="24"/>
        </w:rPr>
      </w:pPr>
      <w:r w:rsidRPr="007F3E7C">
        <w:rPr>
          <w:rFonts w:ascii="Arial" w:hAnsi="Arial" w:cs="Arial"/>
          <w:sz w:val="24"/>
          <w:szCs w:val="24"/>
        </w:rPr>
        <w:t xml:space="preserve">S obzirom na nezavisnost ROS razvojne okoline moguće ga je implementirati u bilo kojemu jeziku. Trenutno je sve funkcionalnosti ROS-a moguće koristiti u jezicima kao što su </w:t>
      </w:r>
      <w:proofErr w:type="spellStart"/>
      <w:r w:rsidRPr="007F3E7C">
        <w:rPr>
          <w:rFonts w:ascii="Arial" w:hAnsi="Arial" w:cs="Arial"/>
          <w:sz w:val="24"/>
          <w:szCs w:val="24"/>
        </w:rPr>
        <w:t>Python</w:t>
      </w:r>
      <w:proofErr w:type="spellEnd"/>
      <w:r w:rsidRPr="007F3E7C">
        <w:rPr>
          <w:rFonts w:ascii="Arial" w:hAnsi="Arial" w:cs="Arial"/>
          <w:sz w:val="24"/>
          <w:szCs w:val="24"/>
        </w:rPr>
        <w:t xml:space="preserve">, C++ i </w:t>
      </w:r>
      <w:proofErr w:type="spellStart"/>
      <w:r w:rsidRPr="007F3E7C">
        <w:rPr>
          <w:rFonts w:ascii="Arial" w:hAnsi="Arial" w:cs="Arial"/>
          <w:sz w:val="24"/>
          <w:szCs w:val="24"/>
        </w:rPr>
        <w:t>Lisp</w:t>
      </w:r>
      <w:proofErr w:type="spellEnd"/>
      <w:r w:rsidRPr="007F3E7C">
        <w:rPr>
          <w:rFonts w:ascii="Arial" w:hAnsi="Arial" w:cs="Arial"/>
          <w:sz w:val="24"/>
          <w:szCs w:val="24"/>
        </w:rPr>
        <w:t xml:space="preserve">, ali postoje eksperimenti s jezicima Java i </w:t>
      </w:r>
      <w:proofErr w:type="spellStart"/>
      <w:r w:rsidRPr="007F3E7C">
        <w:rPr>
          <w:rFonts w:ascii="Arial" w:hAnsi="Arial" w:cs="Arial"/>
          <w:sz w:val="24"/>
          <w:szCs w:val="24"/>
        </w:rPr>
        <w:t>Lua</w:t>
      </w:r>
      <w:proofErr w:type="spellEnd"/>
      <w:r w:rsidRPr="007F3E7C">
        <w:rPr>
          <w:rFonts w:ascii="Arial" w:hAnsi="Arial" w:cs="Arial"/>
          <w:sz w:val="24"/>
          <w:szCs w:val="24"/>
        </w:rPr>
        <w:t xml:space="preserve">. </w:t>
      </w:r>
    </w:p>
    <w:p w14:paraId="0254FFF4" w14:textId="7CDDD267" w:rsidR="00621471" w:rsidRPr="007F3E7C" w:rsidRDefault="00621471" w:rsidP="00EC212A">
      <w:pPr>
        <w:spacing w:line="360" w:lineRule="auto"/>
        <w:ind w:left="1080"/>
        <w:jc w:val="both"/>
        <w:rPr>
          <w:rFonts w:ascii="Arial" w:hAnsi="Arial" w:cs="Arial"/>
          <w:sz w:val="24"/>
          <w:szCs w:val="24"/>
        </w:rPr>
      </w:pPr>
      <w:r w:rsidRPr="007F3E7C">
        <w:rPr>
          <w:rFonts w:ascii="Arial" w:hAnsi="Arial" w:cs="Arial"/>
          <w:sz w:val="24"/>
          <w:szCs w:val="24"/>
        </w:rPr>
        <w:t xml:space="preserve">ROS razvojna okolina se trenutno izvodi na operativnim sustavima koji se temelje na </w:t>
      </w:r>
      <w:proofErr w:type="spellStart"/>
      <w:r w:rsidRPr="007F3E7C">
        <w:rPr>
          <w:rFonts w:ascii="Arial" w:hAnsi="Arial" w:cs="Arial"/>
          <w:sz w:val="24"/>
          <w:szCs w:val="24"/>
        </w:rPr>
        <w:t>Unix</w:t>
      </w:r>
      <w:proofErr w:type="spellEnd"/>
      <w:r w:rsidRPr="007F3E7C">
        <w:rPr>
          <w:rFonts w:ascii="Arial" w:hAnsi="Arial" w:cs="Arial"/>
          <w:sz w:val="24"/>
          <w:szCs w:val="24"/>
        </w:rPr>
        <w:t xml:space="preserve">-u. </w:t>
      </w:r>
      <w:r w:rsidR="00D5783A" w:rsidRPr="007F3E7C">
        <w:rPr>
          <w:rFonts w:ascii="Arial" w:hAnsi="Arial" w:cs="Arial"/>
          <w:sz w:val="24"/>
          <w:szCs w:val="24"/>
        </w:rPr>
        <w:t>Posljednja stabilna verzija ima kodni naziv „</w:t>
      </w:r>
      <w:r w:rsidR="00E26AB3" w:rsidRPr="007F3E7C">
        <w:rPr>
          <w:rFonts w:ascii="Arial" w:hAnsi="Arial" w:cs="Arial"/>
          <w:sz w:val="24"/>
          <w:szCs w:val="24"/>
        </w:rPr>
        <w:t xml:space="preserve">Lunar </w:t>
      </w:r>
      <w:proofErr w:type="spellStart"/>
      <w:r w:rsidR="00E26AB3" w:rsidRPr="007F3E7C">
        <w:rPr>
          <w:rFonts w:ascii="Arial" w:hAnsi="Arial" w:cs="Arial"/>
          <w:sz w:val="24"/>
          <w:szCs w:val="24"/>
        </w:rPr>
        <w:t>Loggerhead</w:t>
      </w:r>
      <w:proofErr w:type="spellEnd"/>
      <w:r w:rsidR="00D5783A" w:rsidRPr="007F3E7C">
        <w:rPr>
          <w:rFonts w:ascii="Arial" w:hAnsi="Arial" w:cs="Arial"/>
          <w:sz w:val="24"/>
          <w:szCs w:val="24"/>
        </w:rPr>
        <w:t>“</w:t>
      </w:r>
      <w:r w:rsidR="00E26AB3" w:rsidRPr="007F3E7C">
        <w:rPr>
          <w:rFonts w:ascii="Arial" w:hAnsi="Arial" w:cs="Arial"/>
          <w:sz w:val="24"/>
          <w:szCs w:val="24"/>
        </w:rPr>
        <w:t xml:space="preserve"> ali će implementacija ovoga rada biti izvršavana u verziji „</w:t>
      </w:r>
      <w:proofErr w:type="spellStart"/>
      <w:r w:rsidR="00E26AB3" w:rsidRPr="007F3E7C">
        <w:rPr>
          <w:rFonts w:ascii="Arial" w:hAnsi="Arial" w:cs="Arial"/>
          <w:sz w:val="24"/>
          <w:szCs w:val="24"/>
        </w:rPr>
        <w:t>Kin</w:t>
      </w:r>
      <w:r w:rsidR="00010202" w:rsidRPr="007F3E7C">
        <w:rPr>
          <w:rFonts w:ascii="Arial" w:hAnsi="Arial" w:cs="Arial"/>
          <w:sz w:val="24"/>
          <w:szCs w:val="24"/>
        </w:rPr>
        <w:t>e</w:t>
      </w:r>
      <w:r w:rsidR="00E26AB3" w:rsidRPr="007F3E7C">
        <w:rPr>
          <w:rFonts w:ascii="Arial" w:hAnsi="Arial" w:cs="Arial"/>
          <w:sz w:val="24"/>
          <w:szCs w:val="24"/>
        </w:rPr>
        <w:t>tic</w:t>
      </w:r>
      <w:proofErr w:type="spellEnd"/>
      <w:r w:rsidR="00E26AB3" w:rsidRPr="007F3E7C">
        <w:rPr>
          <w:rFonts w:ascii="Arial" w:hAnsi="Arial" w:cs="Arial"/>
          <w:sz w:val="24"/>
          <w:szCs w:val="24"/>
        </w:rPr>
        <w:t xml:space="preserve"> Kame“</w:t>
      </w:r>
      <w:r w:rsidR="00D5783A" w:rsidRPr="007F3E7C">
        <w:rPr>
          <w:rFonts w:ascii="Arial" w:hAnsi="Arial" w:cs="Arial"/>
          <w:sz w:val="24"/>
          <w:szCs w:val="24"/>
        </w:rPr>
        <w:t>.</w:t>
      </w:r>
    </w:p>
    <w:p w14:paraId="1AA809E7" w14:textId="76E8F563" w:rsidR="00984C5C" w:rsidRPr="007F3E7C" w:rsidRDefault="00143B29" w:rsidP="00EC212A">
      <w:pPr>
        <w:spacing w:line="360" w:lineRule="auto"/>
        <w:ind w:left="1080"/>
        <w:jc w:val="both"/>
        <w:rPr>
          <w:rFonts w:ascii="Arial" w:hAnsi="Arial" w:cs="Arial"/>
          <w:sz w:val="24"/>
          <w:szCs w:val="24"/>
        </w:rPr>
      </w:pPr>
      <w:r w:rsidRPr="007F3E7C">
        <w:rPr>
          <w:rFonts w:ascii="Arial" w:hAnsi="Arial" w:cs="Arial"/>
          <w:sz w:val="24"/>
          <w:szCs w:val="24"/>
        </w:rPr>
        <w:t>Jedan od važnijih alata za vizualizaciju podataka s robota</w:t>
      </w:r>
      <w:r w:rsidR="005C5350" w:rsidRPr="007F3E7C">
        <w:rPr>
          <w:rFonts w:ascii="Arial" w:hAnsi="Arial" w:cs="Arial"/>
          <w:sz w:val="24"/>
          <w:szCs w:val="24"/>
        </w:rPr>
        <w:t xml:space="preserve"> alata unu</w:t>
      </w:r>
      <w:r w:rsidRPr="007F3E7C">
        <w:rPr>
          <w:rFonts w:ascii="Arial" w:hAnsi="Arial" w:cs="Arial"/>
          <w:sz w:val="24"/>
          <w:szCs w:val="24"/>
        </w:rPr>
        <w:t xml:space="preserve">tar ROS razvojnog okruženja je </w:t>
      </w:r>
      <w:proofErr w:type="spellStart"/>
      <w:r w:rsidRPr="007F3E7C">
        <w:rPr>
          <w:rFonts w:ascii="Arial" w:hAnsi="Arial" w:cs="Arial"/>
          <w:sz w:val="24"/>
          <w:szCs w:val="24"/>
        </w:rPr>
        <w:t>Rviz</w:t>
      </w:r>
      <w:proofErr w:type="spellEnd"/>
      <w:r w:rsidRPr="007F3E7C">
        <w:rPr>
          <w:rFonts w:ascii="Arial" w:hAnsi="Arial" w:cs="Arial"/>
          <w:sz w:val="24"/>
          <w:szCs w:val="24"/>
        </w:rPr>
        <w:t xml:space="preserve">. </w:t>
      </w:r>
      <w:r w:rsidR="009509D1" w:rsidRPr="007F3E7C">
        <w:rPr>
          <w:rFonts w:ascii="Arial" w:hAnsi="Arial" w:cs="Arial"/>
          <w:sz w:val="24"/>
          <w:szCs w:val="24"/>
        </w:rPr>
        <w:t xml:space="preserve">Na slici </w:t>
      </w:r>
      <w:r w:rsidR="008033D8">
        <w:rPr>
          <w:rFonts w:ascii="Arial" w:hAnsi="Arial" w:cs="Arial"/>
          <w:sz w:val="24"/>
          <w:szCs w:val="24"/>
        </w:rPr>
        <w:t xml:space="preserve">5 </w:t>
      </w:r>
      <w:r w:rsidR="009509D1" w:rsidRPr="007F3E7C">
        <w:rPr>
          <w:rFonts w:ascii="Arial" w:hAnsi="Arial" w:cs="Arial"/>
          <w:sz w:val="24"/>
          <w:szCs w:val="24"/>
        </w:rPr>
        <w:t>može se vidjeti intuitivno korisničko sučelje.</w:t>
      </w:r>
    </w:p>
    <w:p w14:paraId="35FA65F3" w14:textId="6C889BDF" w:rsidR="00984C5C" w:rsidRPr="00CA4147" w:rsidRDefault="005E381E" w:rsidP="005E381E">
      <w:pPr>
        <w:keepNext/>
        <w:spacing w:line="360" w:lineRule="auto"/>
        <w:ind w:left="1080"/>
        <w:jc w:val="center"/>
        <w:rPr>
          <w:rFonts w:ascii="Arial" w:hAnsi="Arial" w:cs="Arial"/>
          <w:i/>
          <w:sz w:val="24"/>
          <w:szCs w:val="24"/>
        </w:rPr>
      </w:pPr>
      <w:r>
        <w:rPr>
          <w:noProof/>
          <w:lang w:eastAsia="hr-HR"/>
        </w:rPr>
        <w:lastRenderedPageBreak/>
        <mc:AlternateContent>
          <mc:Choice Requires="wps">
            <w:drawing>
              <wp:anchor distT="0" distB="0" distL="114300" distR="114300" simplePos="0" relativeHeight="251503616" behindDoc="0" locked="0" layoutInCell="1" allowOverlap="1" wp14:anchorId="4FD0B74B" wp14:editId="0B268C93">
                <wp:simplePos x="0" y="0"/>
                <wp:positionH relativeFrom="column">
                  <wp:posOffset>748665</wp:posOffset>
                </wp:positionH>
                <wp:positionV relativeFrom="paragraph">
                  <wp:posOffset>2894330</wp:posOffset>
                </wp:positionV>
                <wp:extent cx="4981575" cy="635"/>
                <wp:effectExtent l="0" t="0" r="9525" b="18415"/>
                <wp:wrapTopAndBottom/>
                <wp:docPr id="28" name="Tekstni okvir 2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645358F5" w14:textId="664E1F22" w:rsidR="00DE7483" w:rsidRPr="009F45E2" w:rsidRDefault="00DE7483" w:rsidP="005E381E">
                            <w:pPr>
                              <w:pStyle w:val="Caption"/>
                            </w:pPr>
                            <w:r>
                              <w:t xml:space="preserve">Slika </w:t>
                            </w:r>
                            <w:r>
                              <w:fldChar w:fldCharType="begin"/>
                            </w:r>
                            <w:r>
                              <w:instrText xml:space="preserve"> SEQ Slika \* ARABIC </w:instrText>
                            </w:r>
                            <w:r>
                              <w:fldChar w:fldCharType="separate"/>
                            </w:r>
                            <w:r>
                              <w:rPr>
                                <w:noProof/>
                              </w:rPr>
                              <w:t>5</w:t>
                            </w:r>
                            <w:r>
                              <w:fldChar w:fldCharType="end"/>
                            </w:r>
                            <w:r>
                              <w:t xml:space="preserve"> Prikaz sučelja alata </w:t>
                            </w:r>
                            <w:proofErr w:type="spellStart"/>
                            <w:r>
                              <w:t>Rviz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0B74B" id="Tekstni okvir 28" o:spid="_x0000_s1030" type="#_x0000_t202" style="position:absolute;left:0;text-align:left;margin-left:58.95pt;margin-top:227.9pt;width:392.25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" stroked="f">
                <v:textbox style="mso-fit-shape-to-text:t" inset="0,0,0,0">
                  <w:txbxContent>
                    <w:p w14:paraId="645358F5" w14:textId="664E1F22" w:rsidR="00DE7483" w:rsidRPr="009F45E2" w:rsidRDefault="00DE7483" w:rsidP="005E381E">
                      <w:pPr>
                        <w:pStyle w:val="Opisslike"/>
                      </w:pPr>
                      <w:r>
                        <w:t xml:space="preserve">Slika </w:t>
                      </w:r>
                      <w:r>
                        <w:fldChar w:fldCharType="begin"/>
                      </w:r>
                      <w:r>
                        <w:instrText xml:space="preserve"> SEQ Slika \* ARABIC </w:instrText>
                      </w:r>
                      <w:r>
                        <w:fldChar w:fldCharType="separate"/>
                      </w:r>
                      <w:r>
                        <w:rPr>
                          <w:noProof/>
                        </w:rPr>
                        <w:t>5</w:t>
                      </w:r>
                      <w:r>
                        <w:fldChar w:fldCharType="end"/>
                      </w:r>
                      <w:r>
                        <w:t xml:space="preserve"> Prikaz sučelja alata Rviz</w:t>
                      </w:r>
                    </w:p>
                  </w:txbxContent>
                </v:textbox>
                <w10:wrap type="topAndBottom"/>
              </v:shape>
            </w:pict>
          </mc:Fallback>
        </mc:AlternateContent>
      </w:r>
      <w:r w:rsidR="009509D1" w:rsidRPr="007F3E7C">
        <w:rPr>
          <w:rFonts w:ascii="Arial" w:hAnsi="Arial" w:cs="Arial"/>
          <w:noProof/>
          <w:sz w:val="24"/>
          <w:szCs w:val="24"/>
          <w:lang w:eastAsia="hr-HR"/>
        </w:rPr>
        <w:drawing>
          <wp:anchor distT="0" distB="0" distL="114300" distR="114300" simplePos="0" relativeHeight="251484160" behindDoc="0" locked="0" layoutInCell="1" allowOverlap="1" wp14:anchorId="7DCCE304" wp14:editId="7A4CBBB2">
            <wp:simplePos x="0" y="0"/>
            <wp:positionH relativeFrom="column">
              <wp:posOffset>748665</wp:posOffset>
            </wp:positionH>
            <wp:positionV relativeFrom="paragraph">
              <wp:posOffset>3810</wp:posOffset>
            </wp:positionV>
            <wp:extent cx="4981575" cy="2833370"/>
            <wp:effectExtent l="0" t="0" r="9525" b="508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viz.png"/>
                    <pic:cNvPicPr/>
                  </pic:nvPicPr>
                  <pic:blipFill>
                    <a:blip r:embed="rId16">
                      <a:extLst>
                        <a:ext uri="{28A0092B-C50C-407E-A947-70E740481C1C}">
                          <a14:useLocalDpi xmlns:a14="http://schemas.microsoft.com/office/drawing/2010/main" val="0"/>
                        </a:ext>
                      </a:extLst>
                    </a:blip>
                    <a:stretch>
                      <a:fillRect/>
                    </a:stretch>
                  </pic:blipFill>
                  <pic:spPr>
                    <a:xfrm>
                      <a:off x="0" y="0"/>
                      <a:ext cx="4981575" cy="2833370"/>
                    </a:xfrm>
                    <a:prstGeom prst="rect">
                      <a:avLst/>
                    </a:prstGeom>
                  </pic:spPr>
                </pic:pic>
              </a:graphicData>
            </a:graphic>
            <wp14:sizeRelH relativeFrom="page">
              <wp14:pctWidth>0</wp14:pctWidth>
            </wp14:sizeRelH>
            <wp14:sizeRelV relativeFrom="page">
              <wp14:pctHeight>0</wp14:pctHeight>
            </wp14:sizeRelV>
          </wp:anchor>
        </w:drawing>
      </w:r>
    </w:p>
    <w:p w14:paraId="0A300ED6" w14:textId="77777777" w:rsidR="005E381E" w:rsidRDefault="005E381E" w:rsidP="00EC212A">
      <w:pPr>
        <w:spacing w:line="360" w:lineRule="auto"/>
        <w:ind w:left="1080"/>
        <w:jc w:val="both"/>
        <w:rPr>
          <w:rFonts w:ascii="Arial" w:hAnsi="Arial" w:cs="Arial"/>
          <w:sz w:val="24"/>
          <w:szCs w:val="24"/>
        </w:rPr>
      </w:pPr>
    </w:p>
    <w:p w14:paraId="78C0EB54" w14:textId="65A51C00" w:rsidR="005C5350" w:rsidRPr="007F3E7C" w:rsidRDefault="00143B29" w:rsidP="00EC212A">
      <w:pPr>
        <w:spacing w:line="360" w:lineRule="auto"/>
        <w:ind w:left="1080"/>
        <w:jc w:val="both"/>
        <w:rPr>
          <w:rFonts w:ascii="Arial" w:hAnsi="Arial" w:cs="Arial"/>
          <w:sz w:val="24"/>
          <w:szCs w:val="24"/>
        </w:rPr>
      </w:pPr>
      <w:r w:rsidRPr="007F3E7C">
        <w:rPr>
          <w:rFonts w:ascii="Arial" w:hAnsi="Arial" w:cs="Arial"/>
          <w:sz w:val="24"/>
          <w:szCs w:val="24"/>
        </w:rPr>
        <w:t xml:space="preserve">To je GUI program koji može vizualizirati ono što robot „vidi“ pomoću svojih kamera ili laser te također stanje robota tj. njegovu </w:t>
      </w:r>
      <w:r w:rsidR="00AD1183" w:rsidRPr="007F3E7C">
        <w:rPr>
          <w:rFonts w:ascii="Arial" w:hAnsi="Arial" w:cs="Arial"/>
          <w:sz w:val="24"/>
          <w:szCs w:val="24"/>
        </w:rPr>
        <w:t>brzinu</w:t>
      </w:r>
      <w:r w:rsidRPr="007F3E7C">
        <w:rPr>
          <w:rFonts w:ascii="Arial" w:hAnsi="Arial" w:cs="Arial"/>
          <w:sz w:val="24"/>
          <w:szCs w:val="24"/>
        </w:rPr>
        <w:t xml:space="preserve">. </w:t>
      </w:r>
      <w:proofErr w:type="spellStart"/>
      <w:r w:rsidR="00984C5C" w:rsidRPr="007F3E7C">
        <w:rPr>
          <w:rFonts w:ascii="Arial" w:hAnsi="Arial" w:cs="Arial"/>
          <w:sz w:val="24"/>
          <w:szCs w:val="24"/>
        </w:rPr>
        <w:t>Rviz</w:t>
      </w:r>
      <w:proofErr w:type="spellEnd"/>
      <w:r w:rsidR="00984C5C" w:rsidRPr="007F3E7C">
        <w:rPr>
          <w:rFonts w:ascii="Arial" w:hAnsi="Arial" w:cs="Arial"/>
          <w:sz w:val="24"/>
          <w:szCs w:val="24"/>
        </w:rPr>
        <w:t xml:space="preserve"> će se tijekom ovoga rada ekstenzivno koristiti.</w:t>
      </w:r>
    </w:p>
    <w:p w14:paraId="7D28C75E" w14:textId="38044042" w:rsidR="00DD72CC" w:rsidRPr="007F3E7C" w:rsidDel="002B72B6" w:rsidRDefault="00DD72CC" w:rsidP="00941AE0">
      <w:pPr>
        <w:spacing w:line="360" w:lineRule="auto"/>
        <w:ind w:left="1080"/>
        <w:rPr>
          <w:del w:id="11" w:author="Ivan Marković" w:date="2017-06-05T10:06:00Z"/>
          <w:rFonts w:ascii="Arial" w:hAnsi="Arial" w:cs="Arial"/>
          <w:sz w:val="24"/>
          <w:szCs w:val="24"/>
        </w:rPr>
      </w:pPr>
    </w:p>
    <w:p w14:paraId="3B3E426E" w14:textId="18DC1FB5" w:rsidR="00DD72CC" w:rsidRPr="007F3E7C" w:rsidRDefault="003162BC" w:rsidP="00EC212A">
      <w:pPr>
        <w:spacing w:line="360" w:lineRule="auto"/>
        <w:ind w:left="1080"/>
        <w:jc w:val="both"/>
        <w:rPr>
          <w:rFonts w:ascii="Arial" w:hAnsi="Arial" w:cs="Arial"/>
          <w:sz w:val="24"/>
          <w:szCs w:val="24"/>
        </w:rPr>
      </w:pPr>
      <w:r w:rsidRPr="007F3E7C">
        <w:rPr>
          <w:rFonts w:ascii="Arial" w:hAnsi="Arial" w:cs="Arial"/>
          <w:sz w:val="24"/>
          <w:szCs w:val="24"/>
        </w:rPr>
        <w:t>Za pokretanje već unaprijed definiranog robota koji već ima laserske senzore kao za već unaprijed definiranu mapu koristiti će se paket STDR simulator (</w:t>
      </w:r>
      <w:proofErr w:type="spellStart"/>
      <w:r w:rsidRPr="007F3E7C">
        <w:rPr>
          <w:rFonts w:ascii="Arial" w:hAnsi="Arial" w:cs="Arial"/>
          <w:sz w:val="24"/>
          <w:szCs w:val="24"/>
        </w:rPr>
        <w:t>eng</w:t>
      </w:r>
      <w:proofErr w:type="spellEnd"/>
      <w:r w:rsidRPr="007F3E7C">
        <w:rPr>
          <w:rFonts w:ascii="Arial" w:hAnsi="Arial" w:cs="Arial"/>
          <w:sz w:val="24"/>
          <w:szCs w:val="24"/>
        </w:rPr>
        <w:t xml:space="preserve">. </w:t>
      </w:r>
      <w:proofErr w:type="spellStart"/>
      <w:r w:rsidRPr="007F3E7C">
        <w:rPr>
          <w:rFonts w:ascii="Arial" w:hAnsi="Arial" w:cs="Arial"/>
          <w:sz w:val="24"/>
          <w:szCs w:val="24"/>
        </w:rPr>
        <w:t>Simple</w:t>
      </w:r>
      <w:proofErr w:type="spellEnd"/>
      <w:r w:rsidRPr="007F3E7C">
        <w:rPr>
          <w:rFonts w:ascii="Arial" w:hAnsi="Arial" w:cs="Arial"/>
          <w:sz w:val="24"/>
          <w:szCs w:val="24"/>
        </w:rPr>
        <w:t xml:space="preserve"> </w:t>
      </w:r>
      <w:proofErr w:type="spellStart"/>
      <w:r w:rsidRPr="007F3E7C">
        <w:rPr>
          <w:rFonts w:ascii="Arial" w:hAnsi="Arial" w:cs="Arial"/>
          <w:sz w:val="24"/>
          <w:szCs w:val="24"/>
        </w:rPr>
        <w:t>T</w:t>
      </w:r>
      <w:r w:rsidR="00507D20" w:rsidRPr="007F3E7C">
        <w:rPr>
          <w:rFonts w:ascii="Arial" w:hAnsi="Arial" w:cs="Arial"/>
          <w:sz w:val="24"/>
          <w:szCs w:val="24"/>
        </w:rPr>
        <w:t>wo</w:t>
      </w:r>
      <w:proofErr w:type="spellEnd"/>
      <w:r w:rsidR="00507D20" w:rsidRPr="007F3E7C">
        <w:rPr>
          <w:rFonts w:ascii="Arial" w:hAnsi="Arial" w:cs="Arial"/>
          <w:sz w:val="24"/>
          <w:szCs w:val="24"/>
        </w:rPr>
        <w:t xml:space="preserve"> </w:t>
      </w:r>
      <w:proofErr w:type="spellStart"/>
      <w:r w:rsidR="00507D20" w:rsidRPr="007F3E7C">
        <w:rPr>
          <w:rFonts w:ascii="Arial" w:hAnsi="Arial" w:cs="Arial"/>
          <w:sz w:val="24"/>
          <w:szCs w:val="24"/>
        </w:rPr>
        <w:t>D</w:t>
      </w:r>
      <w:r w:rsidRPr="007F3E7C">
        <w:rPr>
          <w:rFonts w:ascii="Arial" w:hAnsi="Arial" w:cs="Arial"/>
          <w:sz w:val="24"/>
          <w:szCs w:val="24"/>
        </w:rPr>
        <w:t>im</w:t>
      </w:r>
      <w:r w:rsidR="00507D20" w:rsidRPr="007F3E7C">
        <w:rPr>
          <w:rFonts w:ascii="Arial" w:hAnsi="Arial" w:cs="Arial"/>
          <w:sz w:val="24"/>
          <w:szCs w:val="24"/>
        </w:rPr>
        <w:t>e</w:t>
      </w:r>
      <w:r w:rsidRPr="007F3E7C">
        <w:rPr>
          <w:rFonts w:ascii="Arial" w:hAnsi="Arial" w:cs="Arial"/>
          <w:sz w:val="24"/>
          <w:szCs w:val="24"/>
        </w:rPr>
        <w:t>nsional</w:t>
      </w:r>
      <w:proofErr w:type="spellEnd"/>
      <w:r w:rsidRPr="007F3E7C">
        <w:rPr>
          <w:rFonts w:ascii="Arial" w:hAnsi="Arial" w:cs="Arial"/>
          <w:sz w:val="24"/>
          <w:szCs w:val="24"/>
        </w:rPr>
        <w:t xml:space="preserve"> Robot </w:t>
      </w:r>
      <w:proofErr w:type="spellStart"/>
      <w:r w:rsidRPr="007F3E7C">
        <w:rPr>
          <w:rFonts w:ascii="Arial" w:hAnsi="Arial" w:cs="Arial"/>
          <w:sz w:val="24"/>
          <w:szCs w:val="24"/>
        </w:rPr>
        <w:t>Sumulator</w:t>
      </w:r>
      <w:proofErr w:type="spellEnd"/>
      <w:r w:rsidRPr="007F3E7C">
        <w:rPr>
          <w:rFonts w:ascii="Arial" w:hAnsi="Arial" w:cs="Arial"/>
          <w:sz w:val="24"/>
          <w:szCs w:val="24"/>
        </w:rPr>
        <w:t>)</w:t>
      </w:r>
      <w:r w:rsidR="00507D20" w:rsidRPr="007F3E7C">
        <w:rPr>
          <w:rFonts w:ascii="Arial" w:hAnsi="Arial" w:cs="Arial"/>
          <w:sz w:val="24"/>
          <w:szCs w:val="24"/>
        </w:rPr>
        <w:t>.</w:t>
      </w:r>
    </w:p>
    <w:p w14:paraId="02AAA60B" w14:textId="49F75F94" w:rsidR="00DD72CC" w:rsidRPr="007F3E7C" w:rsidRDefault="08C1AB28" w:rsidP="00EC212A">
      <w:pPr>
        <w:spacing w:line="360" w:lineRule="auto"/>
        <w:ind w:left="1080"/>
        <w:jc w:val="both"/>
        <w:rPr>
          <w:rFonts w:ascii="Arial" w:hAnsi="Arial" w:cs="Arial"/>
          <w:sz w:val="24"/>
          <w:szCs w:val="24"/>
        </w:rPr>
      </w:pPr>
      <w:r w:rsidRPr="08C1AB28">
        <w:rPr>
          <w:rFonts w:ascii="Arial" w:hAnsi="Arial" w:cs="Arial"/>
          <w:sz w:val="24"/>
          <w:szCs w:val="24"/>
        </w:rPr>
        <w:t xml:space="preserve">Još jedna specifična stvar za ROS je da nam omogućuje pokretanje složenijih kombinacija mapa i čvorova preko </w:t>
      </w:r>
      <w:proofErr w:type="spellStart"/>
      <w:r w:rsidRPr="08C1AB28">
        <w:rPr>
          <w:rFonts w:ascii="Arial" w:hAnsi="Arial" w:cs="Arial"/>
          <w:sz w:val="24"/>
          <w:szCs w:val="24"/>
        </w:rPr>
        <w:t>launch</w:t>
      </w:r>
      <w:proofErr w:type="spellEnd"/>
      <w:r w:rsidRPr="08C1AB28">
        <w:rPr>
          <w:rFonts w:ascii="Arial" w:hAnsi="Arial" w:cs="Arial"/>
          <w:sz w:val="24"/>
          <w:szCs w:val="24"/>
        </w:rPr>
        <w:t xml:space="preserve"> datoteka koje su tipa XML. Te datoteke mogu uključivati druge </w:t>
      </w:r>
      <w:proofErr w:type="spellStart"/>
      <w:r w:rsidRPr="08C1AB28">
        <w:rPr>
          <w:rFonts w:ascii="Arial" w:hAnsi="Arial" w:cs="Arial"/>
          <w:sz w:val="24"/>
          <w:szCs w:val="24"/>
        </w:rPr>
        <w:t>launch</w:t>
      </w:r>
      <w:proofErr w:type="spellEnd"/>
      <w:r w:rsidRPr="08C1AB28">
        <w:rPr>
          <w:rFonts w:ascii="Arial" w:hAnsi="Arial" w:cs="Arial"/>
          <w:sz w:val="24"/>
          <w:szCs w:val="24"/>
        </w:rPr>
        <w:t xml:space="preserve"> datoteke kao i čvorove.</w:t>
      </w:r>
    </w:p>
    <w:p w14:paraId="08EF8A85" w14:textId="380007BD" w:rsidR="00103C4A" w:rsidRDefault="00D51423" w:rsidP="08C1AB28">
      <w:pPr>
        <w:spacing w:line="360" w:lineRule="auto"/>
        <w:ind w:left="1080"/>
        <w:rPr>
          <w:rFonts w:ascii="Arial" w:hAnsi="Arial" w:cs="Arial"/>
          <w:sz w:val="24"/>
          <w:szCs w:val="24"/>
        </w:rPr>
      </w:pPr>
      <w:r>
        <w:rPr>
          <w:noProof/>
          <w:lang w:eastAsia="hr-HR"/>
        </w:rPr>
        <w:lastRenderedPageBreak/>
        <mc:AlternateContent>
          <mc:Choice Requires="wps">
            <w:drawing>
              <wp:anchor distT="0" distB="0" distL="114300" distR="114300" simplePos="0" relativeHeight="251270144" behindDoc="0" locked="0" layoutInCell="1" allowOverlap="1" wp14:anchorId="7435B7A5" wp14:editId="2FA567C8">
                <wp:simplePos x="0" y="0"/>
                <wp:positionH relativeFrom="column">
                  <wp:posOffset>681990</wp:posOffset>
                </wp:positionH>
                <wp:positionV relativeFrom="paragraph">
                  <wp:posOffset>2855595</wp:posOffset>
                </wp:positionV>
                <wp:extent cx="5610225" cy="635"/>
                <wp:effectExtent l="0" t="0" r="9525" b="18415"/>
                <wp:wrapTopAndBottom/>
                <wp:docPr id="794015941" name="Tekstni okvir 79401594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36508FF8" w14:textId="3F845EA1" w:rsidR="00DE7483" w:rsidRPr="00CA4147" w:rsidRDefault="00DE7483" w:rsidP="00D51423">
                            <w:pPr>
                              <w:pStyle w:val="Caption"/>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6</w:t>
                            </w:r>
                            <w:r w:rsidRPr="00CA4147">
                              <w:rPr>
                                <w:rFonts w:ascii="Arial" w:hAnsi="Arial" w:cs="Arial"/>
                                <w:i w:val="0"/>
                              </w:rPr>
                              <w:fldChar w:fldCharType="end"/>
                            </w:r>
                            <w:r w:rsidRPr="00CA4147">
                              <w:rPr>
                                <w:rFonts w:ascii="Arial" w:hAnsi="Arial" w:cs="Arial"/>
                                <w:i w:val="0"/>
                              </w:rPr>
                              <w:t xml:space="preserve"> Primjer sadržaja </w:t>
                            </w:r>
                            <w:proofErr w:type="spellStart"/>
                            <w:r w:rsidRPr="00CA4147">
                              <w:rPr>
                                <w:rFonts w:ascii="Arial" w:hAnsi="Arial" w:cs="Arial"/>
                                <w:i w:val="0"/>
                              </w:rPr>
                              <w:t>launch</w:t>
                            </w:r>
                            <w:proofErr w:type="spellEnd"/>
                            <w:r w:rsidRPr="00CA4147">
                              <w:rPr>
                                <w:rFonts w:ascii="Arial" w:hAnsi="Arial" w:cs="Arial"/>
                                <w:i w:val="0"/>
                              </w:rPr>
                              <w:t xml:space="preserve"> datoteke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5B7A5" id="Tekstni okvir 794015941" o:spid="_x0000_s1031" type="#_x0000_t202" style="position:absolute;left:0;text-align:left;margin-left:53.7pt;margin-top:224.85pt;width:441.75pt;height:.05pt;z-index:25127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" stroked="f">
                <v:textbox style="mso-fit-shape-to-text:t" inset="0,0,0,0">
                  <w:txbxContent>
                    <w:p w14:paraId="36508FF8" w14:textId="3F845EA1" w:rsidR="00DE7483" w:rsidRPr="00CA4147" w:rsidRDefault="00DE7483" w:rsidP="00D51423">
                      <w:pPr>
                        <w:pStyle w:val="Opisslike"/>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6</w:t>
                      </w:r>
                      <w:r w:rsidRPr="00CA4147">
                        <w:rPr>
                          <w:rFonts w:ascii="Arial" w:hAnsi="Arial" w:cs="Arial"/>
                          <w:i w:val="0"/>
                        </w:rPr>
                        <w:fldChar w:fldCharType="end"/>
                      </w:r>
                      <w:r w:rsidRPr="00CA4147">
                        <w:rPr>
                          <w:rFonts w:ascii="Arial" w:hAnsi="Arial" w:cs="Arial"/>
                          <w:i w:val="0"/>
                        </w:rPr>
                        <w:t xml:space="preserve"> Primjer sadržaja launch datoteke</w:t>
                      </w:r>
                    </w:p>
                  </w:txbxContent>
                </v:textbox>
                <w10:wrap type="topAndBottom"/>
              </v:shape>
            </w:pict>
          </mc:Fallback>
        </mc:AlternateContent>
      </w:r>
      <w:r w:rsidR="00103C4A">
        <w:rPr>
          <w:rFonts w:ascii="Arial" w:hAnsi="Arial" w:cs="Arial"/>
          <w:noProof/>
          <w:sz w:val="24"/>
          <w:szCs w:val="24"/>
          <w:lang w:eastAsia="hr-HR"/>
        </w:rPr>
        <w:drawing>
          <wp:anchor distT="0" distB="0" distL="114300" distR="114300" simplePos="0" relativeHeight="251250688" behindDoc="0" locked="0" layoutInCell="1" allowOverlap="1" wp14:anchorId="545A1A2A" wp14:editId="714D8AE7">
            <wp:simplePos x="0" y="0"/>
            <wp:positionH relativeFrom="column">
              <wp:posOffset>681990</wp:posOffset>
            </wp:positionH>
            <wp:positionV relativeFrom="paragraph">
              <wp:posOffset>-1905</wp:posOffset>
            </wp:positionV>
            <wp:extent cx="5610225" cy="2800350"/>
            <wp:effectExtent l="0" t="0" r="9525"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unch.png"/>
                    <pic:cNvPicPr/>
                  </pic:nvPicPr>
                  <pic:blipFill>
                    <a:blip r:embed="rId17">
                      <a:extLst>
                        <a:ext uri="{28A0092B-C50C-407E-A947-70E740481C1C}">
                          <a14:useLocalDpi xmlns:a14="http://schemas.microsoft.com/office/drawing/2010/main" val="0"/>
                        </a:ext>
                      </a:extLst>
                    </a:blip>
                    <a:stretch>
                      <a:fillRect/>
                    </a:stretch>
                  </pic:blipFill>
                  <pic:spPr>
                    <a:xfrm>
                      <a:off x="0" y="0"/>
                      <a:ext cx="5610225" cy="2800350"/>
                    </a:xfrm>
                    <a:prstGeom prst="rect">
                      <a:avLst/>
                    </a:prstGeom>
                  </pic:spPr>
                </pic:pic>
              </a:graphicData>
            </a:graphic>
            <wp14:sizeRelH relativeFrom="page">
              <wp14:pctWidth>0</wp14:pctWidth>
            </wp14:sizeRelH>
            <wp14:sizeRelV relativeFrom="page">
              <wp14:pctHeight>0</wp14:pctHeight>
            </wp14:sizeRelV>
          </wp:anchor>
        </w:drawing>
      </w:r>
    </w:p>
    <w:p w14:paraId="3079EA3C" w14:textId="77777777" w:rsidR="00D51423" w:rsidRDefault="00D51423" w:rsidP="08C1AB28">
      <w:pPr>
        <w:spacing w:line="360" w:lineRule="auto"/>
        <w:ind w:left="1080"/>
        <w:rPr>
          <w:rFonts w:ascii="Arial" w:hAnsi="Arial" w:cs="Arial"/>
          <w:sz w:val="24"/>
          <w:szCs w:val="24"/>
        </w:rPr>
      </w:pPr>
    </w:p>
    <w:p w14:paraId="5C8A6491" w14:textId="2D30F9CA" w:rsidR="00DD72CC" w:rsidRDefault="08C1AB28" w:rsidP="00EC212A">
      <w:pPr>
        <w:spacing w:line="360" w:lineRule="auto"/>
        <w:ind w:left="1080"/>
        <w:jc w:val="both"/>
        <w:rPr>
          <w:rFonts w:ascii="Arial" w:hAnsi="Arial" w:cs="Arial"/>
          <w:sz w:val="24"/>
          <w:szCs w:val="24"/>
        </w:rPr>
      </w:pPr>
      <w:r w:rsidRPr="08C1AB28">
        <w:rPr>
          <w:rFonts w:ascii="Arial" w:hAnsi="Arial" w:cs="Arial"/>
          <w:sz w:val="24"/>
          <w:szCs w:val="24"/>
        </w:rPr>
        <w:t>Na slici</w:t>
      </w:r>
      <w:r w:rsidR="008E7C14">
        <w:rPr>
          <w:rFonts w:ascii="Arial" w:hAnsi="Arial" w:cs="Arial"/>
          <w:sz w:val="24"/>
          <w:szCs w:val="24"/>
        </w:rPr>
        <w:t xml:space="preserve"> 6</w:t>
      </w:r>
      <w:r w:rsidRPr="08C1AB28">
        <w:rPr>
          <w:rFonts w:ascii="Arial" w:hAnsi="Arial" w:cs="Arial"/>
          <w:sz w:val="24"/>
          <w:szCs w:val="24"/>
        </w:rPr>
        <w:t xml:space="preserve"> vidimo </w:t>
      </w:r>
      <w:proofErr w:type="spellStart"/>
      <w:r w:rsidRPr="08C1AB28">
        <w:rPr>
          <w:rFonts w:ascii="Arial" w:hAnsi="Arial" w:cs="Arial"/>
          <w:sz w:val="24"/>
          <w:szCs w:val="24"/>
        </w:rPr>
        <w:t>launch</w:t>
      </w:r>
      <w:proofErr w:type="spellEnd"/>
      <w:r w:rsidRPr="08C1AB28">
        <w:rPr>
          <w:rFonts w:ascii="Arial" w:hAnsi="Arial" w:cs="Arial"/>
          <w:sz w:val="24"/>
          <w:szCs w:val="24"/>
        </w:rPr>
        <w:t xml:space="preserve"> datoteku s nazivom našega čvora "odom" kao i s nazivima tema na koje će se pretplatiti naš čvor te još vidimo i zastavice koje govore čvoru dali da ispisuje log datoteke ili ne. </w:t>
      </w:r>
    </w:p>
    <w:p w14:paraId="079BF28A" w14:textId="4509BD37" w:rsidR="007A3C69" w:rsidRPr="007F3E7C" w:rsidRDefault="007A3C69" w:rsidP="00CC6D79">
      <w:pPr>
        <w:spacing w:line="360" w:lineRule="auto"/>
        <w:rPr>
          <w:rFonts w:ascii="Arial" w:hAnsi="Arial" w:cs="Arial"/>
          <w:sz w:val="24"/>
          <w:szCs w:val="24"/>
        </w:rPr>
      </w:pPr>
    </w:p>
    <w:p w14:paraId="6D27F600" w14:textId="12F05C59" w:rsidR="00671958" w:rsidRPr="0029639B" w:rsidRDefault="004022C2" w:rsidP="00340557">
      <w:pPr>
        <w:pStyle w:val="stilstil"/>
        <w:numPr>
          <w:ilvl w:val="1"/>
          <w:numId w:val="15"/>
        </w:numPr>
        <w:rPr>
          <w:rStyle w:val="BookTitle"/>
          <w:b/>
          <w:i w:val="0"/>
        </w:rPr>
      </w:pPr>
      <w:bookmarkStart w:id="12" w:name="_Toc484018989"/>
      <w:proofErr w:type="spellStart"/>
      <w:r w:rsidRPr="0029639B">
        <w:rPr>
          <w:rStyle w:val="BookTitle"/>
          <w:b/>
          <w:i w:val="0"/>
        </w:rPr>
        <w:t>Python</w:t>
      </w:r>
      <w:bookmarkEnd w:id="12"/>
      <w:proofErr w:type="spellEnd"/>
    </w:p>
    <w:p w14:paraId="2B050B93" w14:textId="5F64BC4B" w:rsidR="007A6B04" w:rsidRPr="007F3E7C" w:rsidRDefault="00CC6D79" w:rsidP="00CC6D79">
      <w:pPr>
        <w:pStyle w:val="ListParagraph"/>
        <w:keepNext/>
        <w:spacing w:line="360" w:lineRule="auto"/>
        <w:ind w:left="1440"/>
        <w:rPr>
          <w:rFonts w:ascii="Arial" w:hAnsi="Arial" w:cs="Arial"/>
          <w:sz w:val="24"/>
          <w:szCs w:val="24"/>
        </w:rPr>
      </w:pPr>
      <w:r>
        <w:rPr>
          <w:noProof/>
          <w:lang w:eastAsia="hr-HR"/>
        </w:rPr>
        <mc:AlternateContent>
          <mc:Choice Requires="wps">
            <w:drawing>
              <wp:anchor distT="0" distB="0" distL="114300" distR="114300" simplePos="0" relativeHeight="251309056" behindDoc="0" locked="0" layoutInCell="1" allowOverlap="1" wp14:anchorId="3698772B" wp14:editId="0B35FA4E">
                <wp:simplePos x="0" y="0"/>
                <wp:positionH relativeFrom="column">
                  <wp:posOffset>910590</wp:posOffset>
                </wp:positionH>
                <wp:positionV relativeFrom="paragraph">
                  <wp:posOffset>855980</wp:posOffset>
                </wp:positionV>
                <wp:extent cx="2368550" cy="635"/>
                <wp:effectExtent l="0" t="0" r="0" b="18415"/>
                <wp:wrapTopAndBottom/>
                <wp:docPr id="794015942" name="Tekstni okvir 794015942"/>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0A72B105" w14:textId="0AC120D2" w:rsidR="00DE7483" w:rsidRPr="00CA4147" w:rsidRDefault="00DE7483" w:rsidP="00CC6D79">
                            <w:pPr>
                              <w:pStyle w:val="Caption"/>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7</w:t>
                            </w:r>
                            <w:r w:rsidRPr="00CA4147">
                              <w:rPr>
                                <w:rFonts w:ascii="Arial" w:hAnsi="Arial" w:cs="Arial"/>
                                <w:i w:val="0"/>
                              </w:rPr>
                              <w:fldChar w:fldCharType="end"/>
                            </w:r>
                            <w:r w:rsidRPr="00CA4147">
                              <w:rPr>
                                <w:rFonts w:ascii="Arial" w:hAnsi="Arial" w:cs="Arial"/>
                                <w:i w:val="0"/>
                              </w:rPr>
                              <w:t xml:space="preserve"> Logo </w:t>
                            </w:r>
                            <w:proofErr w:type="spellStart"/>
                            <w:r w:rsidRPr="00CA4147">
                              <w:rPr>
                                <w:rFonts w:ascii="Arial" w:hAnsi="Arial" w:cs="Arial"/>
                                <w:i w:val="0"/>
                              </w:rPr>
                              <w:t>Python</w:t>
                            </w:r>
                            <w:proofErr w:type="spellEnd"/>
                            <w:r w:rsidRPr="00CA4147">
                              <w:rPr>
                                <w:rFonts w:ascii="Arial" w:hAnsi="Arial" w:cs="Arial"/>
                                <w:i w:val="0"/>
                              </w:rPr>
                              <w:t xml:space="preserve"> programskog jezika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8772B" id="Tekstni okvir 794015942" o:spid="_x0000_s1032" type="#_x0000_t202" style="position:absolute;left:0;text-align:left;margin-left:71.7pt;margin-top:67.4pt;width:186.5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" stroked="f">
                <v:textbox style="mso-fit-shape-to-text:t" inset="0,0,0,0">
                  <w:txbxContent>
                    <w:p w14:paraId="0A72B105" w14:textId="0AC120D2" w:rsidR="00DE7483" w:rsidRPr="00CA4147" w:rsidRDefault="00DE7483" w:rsidP="00CC6D79">
                      <w:pPr>
                        <w:pStyle w:val="Opisslike"/>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7</w:t>
                      </w:r>
                      <w:r w:rsidRPr="00CA4147">
                        <w:rPr>
                          <w:rFonts w:ascii="Arial" w:hAnsi="Arial" w:cs="Arial"/>
                          <w:i w:val="0"/>
                        </w:rPr>
                        <w:fldChar w:fldCharType="end"/>
                      </w:r>
                      <w:r w:rsidRPr="00CA4147">
                        <w:rPr>
                          <w:rFonts w:ascii="Arial" w:hAnsi="Arial" w:cs="Arial"/>
                          <w:i w:val="0"/>
                        </w:rPr>
                        <w:t xml:space="preserve"> Logo Python programskog jezika</w:t>
                      </w:r>
                    </w:p>
                  </w:txbxContent>
                </v:textbox>
                <w10:wrap type="topAndBottom"/>
              </v:shape>
            </w:pict>
          </mc:Fallback>
        </mc:AlternateContent>
      </w:r>
      <w:r w:rsidR="007A6B04" w:rsidRPr="007F3E7C">
        <w:rPr>
          <w:rFonts w:ascii="Arial" w:hAnsi="Arial" w:cs="Arial"/>
          <w:noProof/>
          <w:sz w:val="24"/>
          <w:szCs w:val="24"/>
          <w:lang w:eastAsia="hr-HR"/>
        </w:rPr>
        <w:drawing>
          <wp:anchor distT="0" distB="0" distL="114300" distR="114300" simplePos="0" relativeHeight="251289600" behindDoc="0" locked="0" layoutInCell="1" allowOverlap="1" wp14:anchorId="254D591F" wp14:editId="4FFE716F">
            <wp:simplePos x="0" y="0"/>
            <wp:positionH relativeFrom="column">
              <wp:posOffset>910590</wp:posOffset>
            </wp:positionH>
            <wp:positionV relativeFrom="paragraph">
              <wp:posOffset>-1270</wp:posOffset>
            </wp:positionV>
            <wp:extent cx="2368550" cy="800100"/>
            <wp:effectExtent l="0" t="0" r="0" b="0"/>
            <wp:wrapTopAndBottom/>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550" cy="800100"/>
                    </a:xfrm>
                    <a:prstGeom prst="rect">
                      <a:avLst/>
                    </a:prstGeom>
                  </pic:spPr>
                </pic:pic>
              </a:graphicData>
            </a:graphic>
            <wp14:sizeRelH relativeFrom="page">
              <wp14:pctWidth>0</wp14:pctWidth>
            </wp14:sizeRelH>
            <wp14:sizeRelV relativeFrom="page">
              <wp14:pctHeight>0</wp14:pctHeight>
            </wp14:sizeRelV>
          </wp:anchor>
        </w:drawing>
      </w:r>
    </w:p>
    <w:p w14:paraId="2A137E93" w14:textId="1980D8FE" w:rsidR="004022C2" w:rsidRPr="007F3E7C" w:rsidRDefault="08C1AB28" w:rsidP="00EC212A">
      <w:pPr>
        <w:pStyle w:val="ListParagraph"/>
        <w:spacing w:line="360" w:lineRule="auto"/>
        <w:ind w:left="1440"/>
        <w:jc w:val="both"/>
        <w:rPr>
          <w:rFonts w:ascii="Arial" w:hAnsi="Arial" w:cs="Arial"/>
          <w:sz w:val="24"/>
          <w:szCs w:val="24"/>
        </w:rPr>
      </w:pPr>
      <w:r w:rsidRPr="08C1AB28">
        <w:rPr>
          <w:rFonts w:ascii="Arial" w:hAnsi="Arial" w:cs="Arial"/>
          <w:sz w:val="24"/>
          <w:szCs w:val="24"/>
        </w:rPr>
        <w:t xml:space="preserve">Za potrebe ovoga projekta koristi se programski jezik </w:t>
      </w:r>
      <w:proofErr w:type="spellStart"/>
      <w:r w:rsidRPr="08C1AB28">
        <w:rPr>
          <w:rFonts w:ascii="Arial" w:hAnsi="Arial" w:cs="Arial"/>
          <w:sz w:val="24"/>
          <w:szCs w:val="24"/>
        </w:rPr>
        <w:t>Python</w:t>
      </w:r>
      <w:proofErr w:type="spellEnd"/>
      <w:r w:rsidRPr="08C1AB28">
        <w:rPr>
          <w:rFonts w:ascii="Arial" w:hAnsi="Arial" w:cs="Arial"/>
          <w:sz w:val="24"/>
          <w:szCs w:val="24"/>
        </w:rPr>
        <w:t xml:space="preserve"> , točnije koristi se verzija 3.5.2. Iako ROS ima biblioteke koje podržavaju verziju 2.7 one sasvim dobro funkcioniraju i s novijom verzijom. To je dinamički interpretirani jezik. Sintaksa jezika je prilično jednostavna te se u tu svrhu koristi često za izradu prototipova algoritama. Svi resursi iz ROS-a se </w:t>
      </w:r>
      <w:r w:rsidRPr="08C1AB28">
        <w:rPr>
          <w:rFonts w:ascii="Arial" w:hAnsi="Arial" w:cs="Arial"/>
          <w:sz w:val="24"/>
          <w:szCs w:val="24"/>
        </w:rPr>
        <w:lastRenderedPageBreak/>
        <w:t xml:space="preserve">mogu pristupiti preko sučelja koja su dostupna kao biblioteke za </w:t>
      </w:r>
      <w:proofErr w:type="spellStart"/>
      <w:r w:rsidRPr="08C1AB28">
        <w:rPr>
          <w:rFonts w:ascii="Arial" w:hAnsi="Arial" w:cs="Arial"/>
          <w:sz w:val="24"/>
          <w:szCs w:val="24"/>
        </w:rPr>
        <w:t>Python</w:t>
      </w:r>
      <w:proofErr w:type="spellEnd"/>
      <w:r w:rsidRPr="08C1AB28">
        <w:rPr>
          <w:rFonts w:ascii="Arial" w:hAnsi="Arial" w:cs="Arial"/>
          <w:sz w:val="24"/>
          <w:szCs w:val="24"/>
        </w:rPr>
        <w:t>. Paket koji će biti korišten za crtanje raznih dijagrama je „</w:t>
      </w:r>
      <w:proofErr w:type="spellStart"/>
      <w:r w:rsidRPr="08C1AB28">
        <w:rPr>
          <w:rFonts w:ascii="Arial" w:hAnsi="Arial" w:cs="Arial"/>
          <w:sz w:val="24"/>
          <w:szCs w:val="24"/>
        </w:rPr>
        <w:t>matplotlib</w:t>
      </w:r>
      <w:proofErr w:type="spellEnd"/>
      <w:r w:rsidRPr="08C1AB28">
        <w:rPr>
          <w:rFonts w:ascii="Arial" w:hAnsi="Arial" w:cs="Arial"/>
          <w:sz w:val="24"/>
          <w:szCs w:val="24"/>
        </w:rPr>
        <w:t>“. Za efikasnije izvođenje matematičkih operacije koristiti će se paket "</w:t>
      </w:r>
      <w:proofErr w:type="spellStart"/>
      <w:r w:rsidRPr="08C1AB28">
        <w:rPr>
          <w:rFonts w:ascii="Arial" w:hAnsi="Arial" w:cs="Arial"/>
          <w:sz w:val="24"/>
          <w:szCs w:val="24"/>
        </w:rPr>
        <w:t>numpy</w:t>
      </w:r>
      <w:proofErr w:type="spellEnd"/>
      <w:r w:rsidRPr="08C1AB28">
        <w:rPr>
          <w:rFonts w:ascii="Arial" w:hAnsi="Arial" w:cs="Arial"/>
          <w:sz w:val="24"/>
          <w:szCs w:val="24"/>
        </w:rPr>
        <w:t>".</w:t>
      </w:r>
    </w:p>
    <w:p w14:paraId="247210D4" w14:textId="77777777" w:rsidR="00774AEE" w:rsidRPr="007F3E7C" w:rsidRDefault="00774AEE" w:rsidP="004022C2">
      <w:pPr>
        <w:pStyle w:val="ListParagraph"/>
        <w:spacing w:line="360" w:lineRule="auto"/>
        <w:ind w:left="1440"/>
        <w:rPr>
          <w:rFonts w:ascii="Arial" w:hAnsi="Arial" w:cs="Arial"/>
          <w:sz w:val="24"/>
          <w:szCs w:val="24"/>
        </w:rPr>
      </w:pPr>
    </w:p>
    <w:p w14:paraId="2384EB9B" w14:textId="225D12CC" w:rsidR="003709BC" w:rsidRPr="001D4624" w:rsidRDefault="00AD1183" w:rsidP="001D4624">
      <w:pPr>
        <w:pStyle w:val="stilstil"/>
        <w:numPr>
          <w:ilvl w:val="1"/>
          <w:numId w:val="15"/>
        </w:numPr>
        <w:rPr>
          <w:rFonts w:cs="Arial"/>
          <w:b w:val="0"/>
          <w:i/>
          <w:sz w:val="24"/>
          <w:szCs w:val="24"/>
        </w:rPr>
      </w:pPr>
      <w:bookmarkStart w:id="13" w:name="_Toc484018990"/>
      <w:r w:rsidRPr="001D4624">
        <w:rPr>
          <w:rStyle w:val="BookTitle"/>
          <w:b/>
          <w:i w:val="0"/>
        </w:rPr>
        <w:t>Operacijski sustav</w:t>
      </w:r>
      <w:r w:rsidR="001D4624">
        <w:rPr>
          <w:rStyle w:val="BookTitle"/>
          <w:b/>
          <w:i w:val="0"/>
        </w:rPr>
        <w:t xml:space="preserve"> </w:t>
      </w:r>
      <w:proofErr w:type="spellStart"/>
      <w:r w:rsidR="001D4624">
        <w:rPr>
          <w:rStyle w:val="BookTitle"/>
          <w:b/>
          <w:i w:val="0"/>
        </w:rPr>
        <w:t>Ubuntu</w:t>
      </w:r>
      <w:bookmarkEnd w:id="13"/>
      <w:proofErr w:type="spellEnd"/>
    </w:p>
    <w:p w14:paraId="3D9D416B" w14:textId="0E9376A5" w:rsidR="00AD1183" w:rsidRPr="007F3E7C" w:rsidRDefault="00AD1183" w:rsidP="00EC212A">
      <w:pPr>
        <w:pStyle w:val="ListParagraph"/>
        <w:spacing w:line="360" w:lineRule="auto"/>
        <w:ind w:left="1440"/>
        <w:jc w:val="both"/>
        <w:rPr>
          <w:rFonts w:ascii="Arial" w:hAnsi="Arial" w:cs="Arial"/>
          <w:sz w:val="24"/>
          <w:szCs w:val="24"/>
        </w:rPr>
      </w:pPr>
      <w:r w:rsidRPr="007F3E7C">
        <w:rPr>
          <w:rFonts w:ascii="Arial" w:hAnsi="Arial" w:cs="Arial"/>
          <w:sz w:val="24"/>
          <w:szCs w:val="24"/>
        </w:rPr>
        <w:t xml:space="preserve">ROS razvojno okruženje je podržano samo na operacijskim sustavima temeljenim na </w:t>
      </w:r>
      <w:proofErr w:type="spellStart"/>
      <w:r w:rsidRPr="007F3E7C">
        <w:rPr>
          <w:rFonts w:ascii="Arial" w:hAnsi="Arial" w:cs="Arial"/>
          <w:sz w:val="24"/>
          <w:szCs w:val="24"/>
        </w:rPr>
        <w:t>Unix</w:t>
      </w:r>
      <w:proofErr w:type="spellEnd"/>
      <w:r w:rsidRPr="007F3E7C">
        <w:rPr>
          <w:rFonts w:ascii="Arial" w:hAnsi="Arial" w:cs="Arial"/>
          <w:sz w:val="24"/>
          <w:szCs w:val="24"/>
        </w:rPr>
        <w:t xml:space="preserve">-u. U tu svrhu Sve simulacije prikazane u ovome radu su bile izvršavane na operacijskom sustavu </w:t>
      </w:r>
      <w:proofErr w:type="spellStart"/>
      <w:r w:rsidRPr="007F3E7C">
        <w:rPr>
          <w:rFonts w:ascii="Arial" w:hAnsi="Arial" w:cs="Arial"/>
          <w:sz w:val="24"/>
          <w:szCs w:val="24"/>
        </w:rPr>
        <w:t>Ubuntu</w:t>
      </w:r>
      <w:proofErr w:type="spellEnd"/>
      <w:r w:rsidRPr="007F3E7C">
        <w:rPr>
          <w:rFonts w:ascii="Arial" w:hAnsi="Arial" w:cs="Arial"/>
          <w:sz w:val="24"/>
          <w:szCs w:val="24"/>
        </w:rPr>
        <w:t xml:space="preserve"> 16.04 LTS „</w:t>
      </w:r>
      <w:proofErr w:type="spellStart"/>
      <w:r w:rsidRPr="007F3E7C">
        <w:rPr>
          <w:rFonts w:ascii="Arial" w:hAnsi="Arial" w:cs="Arial"/>
          <w:sz w:val="24"/>
          <w:szCs w:val="24"/>
        </w:rPr>
        <w:t>Xenial</w:t>
      </w:r>
      <w:proofErr w:type="spellEnd"/>
      <w:r w:rsidRPr="007F3E7C">
        <w:rPr>
          <w:rFonts w:ascii="Arial" w:hAnsi="Arial" w:cs="Arial"/>
          <w:sz w:val="24"/>
          <w:szCs w:val="24"/>
        </w:rPr>
        <w:t xml:space="preserve"> </w:t>
      </w:r>
      <w:proofErr w:type="spellStart"/>
      <w:r w:rsidRPr="007F3E7C">
        <w:rPr>
          <w:rFonts w:ascii="Arial" w:hAnsi="Arial" w:cs="Arial"/>
          <w:sz w:val="24"/>
          <w:szCs w:val="24"/>
        </w:rPr>
        <w:t>Xeru</w:t>
      </w:r>
      <w:r w:rsidR="003709BC" w:rsidRPr="007F3E7C">
        <w:rPr>
          <w:rFonts w:ascii="Arial" w:hAnsi="Arial" w:cs="Arial"/>
          <w:sz w:val="24"/>
          <w:szCs w:val="24"/>
        </w:rPr>
        <w:t>s</w:t>
      </w:r>
      <w:proofErr w:type="spellEnd"/>
      <w:r w:rsidRPr="007F3E7C">
        <w:rPr>
          <w:rFonts w:ascii="Arial" w:hAnsi="Arial" w:cs="Arial"/>
          <w:sz w:val="24"/>
          <w:szCs w:val="24"/>
        </w:rPr>
        <w:t>“. Sve naredbe koje je potrebno izvršiti za pokretanje razvojnog okruženja</w:t>
      </w:r>
      <w:r w:rsidR="005A3DC9" w:rsidRPr="007F3E7C">
        <w:rPr>
          <w:rFonts w:ascii="Arial" w:hAnsi="Arial" w:cs="Arial"/>
          <w:sz w:val="24"/>
          <w:szCs w:val="24"/>
        </w:rPr>
        <w:t xml:space="preserve"> su pokretane u terminal emulatoru.</w:t>
      </w:r>
    </w:p>
    <w:p w14:paraId="3C5DA525" w14:textId="4A3B53A9" w:rsidR="004022C2" w:rsidRPr="007F3E7C" w:rsidRDefault="006B2186" w:rsidP="004022C2">
      <w:pPr>
        <w:spacing w:line="360" w:lineRule="auto"/>
        <w:ind w:left="720"/>
        <w:rPr>
          <w:rFonts w:ascii="Arial" w:hAnsi="Arial" w:cs="Arial"/>
          <w:sz w:val="24"/>
          <w:szCs w:val="24"/>
        </w:rPr>
      </w:pPr>
      <w:r w:rsidRPr="007F3E7C">
        <w:rPr>
          <w:noProof/>
          <w:lang w:eastAsia="hr-HR"/>
        </w:rPr>
        <w:drawing>
          <wp:anchor distT="0" distB="0" distL="114300" distR="114300" simplePos="0" relativeHeight="251333632" behindDoc="0" locked="0" layoutInCell="1" allowOverlap="1" wp14:anchorId="2CA92487" wp14:editId="5634DF7E">
            <wp:simplePos x="0" y="0"/>
            <wp:positionH relativeFrom="margin">
              <wp:posOffset>2266950</wp:posOffset>
            </wp:positionH>
            <wp:positionV relativeFrom="margin">
              <wp:posOffset>3171190</wp:posOffset>
            </wp:positionV>
            <wp:extent cx="2080260" cy="1657350"/>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buntu-logo.png"/>
                    <pic:cNvPicPr/>
                  </pic:nvPicPr>
                  <pic:blipFill>
                    <a:blip r:embed="rId19">
                      <a:extLst>
                        <a:ext uri="{28A0092B-C50C-407E-A947-70E740481C1C}">
                          <a14:useLocalDpi xmlns:a14="http://schemas.microsoft.com/office/drawing/2010/main" val="0"/>
                        </a:ext>
                      </a:extLst>
                    </a:blip>
                    <a:stretch>
                      <a:fillRect/>
                    </a:stretch>
                  </pic:blipFill>
                  <pic:spPr>
                    <a:xfrm>
                      <a:off x="0" y="0"/>
                      <a:ext cx="2080260" cy="1657350"/>
                    </a:xfrm>
                    <a:prstGeom prst="rect">
                      <a:avLst/>
                    </a:prstGeom>
                  </pic:spPr>
                </pic:pic>
              </a:graphicData>
            </a:graphic>
            <wp14:sizeRelH relativeFrom="page">
              <wp14:pctWidth>0</wp14:pctWidth>
            </wp14:sizeRelH>
            <wp14:sizeRelV relativeFrom="page">
              <wp14:pctHeight>0</wp14:pctHeight>
            </wp14:sizeRelV>
          </wp:anchor>
        </w:drawing>
      </w:r>
    </w:p>
    <w:p w14:paraId="23525D7A" w14:textId="238153A4" w:rsidR="00BA50A4" w:rsidRDefault="00BA50A4" w:rsidP="004022C2">
      <w:pPr>
        <w:spacing w:line="360" w:lineRule="auto"/>
        <w:ind w:left="720"/>
        <w:rPr>
          <w:rFonts w:ascii="Arial" w:hAnsi="Arial" w:cs="Arial"/>
          <w:sz w:val="24"/>
          <w:szCs w:val="24"/>
        </w:rPr>
      </w:pPr>
    </w:p>
    <w:p w14:paraId="4AB875DD" w14:textId="6A544B4C" w:rsidR="003251DF" w:rsidRDefault="003251DF" w:rsidP="004022C2">
      <w:pPr>
        <w:spacing w:line="360" w:lineRule="auto"/>
        <w:ind w:left="720"/>
        <w:rPr>
          <w:rFonts w:ascii="Arial" w:hAnsi="Arial" w:cs="Arial"/>
          <w:sz w:val="24"/>
          <w:szCs w:val="24"/>
        </w:rPr>
      </w:pPr>
    </w:p>
    <w:p w14:paraId="5E69741A" w14:textId="4A010568" w:rsidR="003251DF" w:rsidRDefault="003251DF" w:rsidP="004022C2">
      <w:pPr>
        <w:spacing w:line="360" w:lineRule="auto"/>
        <w:ind w:left="720"/>
        <w:rPr>
          <w:rFonts w:ascii="Arial" w:hAnsi="Arial" w:cs="Arial"/>
          <w:sz w:val="24"/>
          <w:szCs w:val="24"/>
        </w:rPr>
      </w:pPr>
    </w:p>
    <w:p w14:paraId="13440331" w14:textId="77777777" w:rsidR="006B2186" w:rsidRDefault="006B2186" w:rsidP="00870A68">
      <w:pPr>
        <w:spacing w:line="360" w:lineRule="auto"/>
        <w:ind w:left="720"/>
        <w:rPr>
          <w:rFonts w:ascii="Arial" w:hAnsi="Arial" w:cs="Arial"/>
          <w:sz w:val="24"/>
          <w:szCs w:val="24"/>
        </w:rPr>
      </w:pPr>
    </w:p>
    <w:p w14:paraId="70688ECB" w14:textId="48F28A77" w:rsidR="006B2186" w:rsidRDefault="006B2186" w:rsidP="00870A68">
      <w:pPr>
        <w:spacing w:line="360" w:lineRule="auto"/>
        <w:ind w:left="720"/>
        <w:rPr>
          <w:rFonts w:ascii="Arial" w:hAnsi="Arial" w:cs="Arial"/>
          <w:sz w:val="24"/>
          <w:szCs w:val="24"/>
        </w:rPr>
      </w:pPr>
      <w:r>
        <w:rPr>
          <w:noProof/>
          <w:lang w:eastAsia="hr-HR"/>
        </w:rPr>
        <mc:AlternateContent>
          <mc:Choice Requires="wps">
            <w:drawing>
              <wp:anchor distT="0" distB="0" distL="114300" distR="114300" simplePos="0" relativeHeight="251360256" behindDoc="0" locked="0" layoutInCell="1" allowOverlap="1" wp14:anchorId="7D1BBE1A" wp14:editId="7B1D8A4C">
                <wp:simplePos x="0" y="0"/>
                <wp:positionH relativeFrom="column">
                  <wp:posOffset>2167890</wp:posOffset>
                </wp:positionH>
                <wp:positionV relativeFrom="paragraph">
                  <wp:posOffset>265430</wp:posOffset>
                </wp:positionV>
                <wp:extent cx="2232660" cy="635"/>
                <wp:effectExtent l="0" t="0" r="0" b="8255"/>
                <wp:wrapTopAndBottom/>
                <wp:docPr id="794015943" name="Tekstni okvir 794015943"/>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71FC0CDF" w14:textId="0A88754A" w:rsidR="00DE7483" w:rsidRPr="00CA4147" w:rsidRDefault="00DE7483" w:rsidP="00CC6D79">
                            <w:pPr>
                              <w:pStyle w:val="Caption"/>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8</w:t>
                            </w:r>
                            <w:r w:rsidRPr="00CA4147">
                              <w:rPr>
                                <w:rFonts w:ascii="Arial" w:hAnsi="Arial" w:cs="Arial"/>
                                <w:i w:val="0"/>
                              </w:rPr>
                              <w:fldChar w:fldCharType="end"/>
                            </w:r>
                            <w:r>
                              <w:rPr>
                                <w:rFonts w:ascii="Arial" w:hAnsi="Arial" w:cs="Arial"/>
                                <w:i w:val="0"/>
                              </w:rPr>
                              <w:t xml:space="preserve"> Logo operacijskog sustava </w:t>
                            </w:r>
                            <w:proofErr w:type="spellStart"/>
                            <w:r w:rsidRPr="00CA4147">
                              <w:rPr>
                                <w:rFonts w:ascii="Arial" w:hAnsi="Arial" w:cs="Arial"/>
                                <w:i w:val="0"/>
                              </w:rPr>
                              <w:t>Ubuntu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BBE1A" id="Tekstni okvir 794015943" o:spid="_x0000_s1033" type="#_x0000_t202" style="position:absolute;left:0;text-align:left;margin-left:170.7pt;margin-top:20.9pt;width:175.8pt;height:.05pt;z-index:25136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" stroked="f">
                <v:textbox style="mso-fit-shape-to-text:t" inset="0,0,0,0">
                  <w:txbxContent>
                    <w:p w14:paraId="71FC0CDF" w14:textId="0A88754A" w:rsidR="00DE7483" w:rsidRPr="00CA4147" w:rsidRDefault="00DE7483" w:rsidP="00CC6D79">
                      <w:pPr>
                        <w:pStyle w:val="Opisslike"/>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8</w:t>
                      </w:r>
                      <w:r w:rsidRPr="00CA4147">
                        <w:rPr>
                          <w:rFonts w:ascii="Arial" w:hAnsi="Arial" w:cs="Arial"/>
                          <w:i w:val="0"/>
                        </w:rPr>
                        <w:fldChar w:fldCharType="end"/>
                      </w:r>
                      <w:r>
                        <w:rPr>
                          <w:rFonts w:ascii="Arial" w:hAnsi="Arial" w:cs="Arial"/>
                          <w:i w:val="0"/>
                        </w:rPr>
                        <w:t xml:space="preserve"> Logo operacijskog sustava </w:t>
                      </w:r>
                      <w:r w:rsidRPr="00CA4147">
                        <w:rPr>
                          <w:rFonts w:ascii="Arial" w:hAnsi="Arial" w:cs="Arial"/>
                          <w:i w:val="0"/>
                        </w:rPr>
                        <w:t>Ubuntu</w:t>
                      </w:r>
                    </w:p>
                  </w:txbxContent>
                </v:textbox>
                <w10:wrap type="topAndBottom"/>
              </v:shape>
            </w:pict>
          </mc:Fallback>
        </mc:AlternateContent>
      </w:r>
    </w:p>
    <w:p w14:paraId="5CE2267A" w14:textId="78A817BB" w:rsidR="003251DF" w:rsidRDefault="003251DF" w:rsidP="00870A68">
      <w:pPr>
        <w:spacing w:line="360" w:lineRule="auto"/>
        <w:ind w:left="720"/>
        <w:rPr>
          <w:rFonts w:ascii="Arial" w:hAnsi="Arial" w:cs="Arial"/>
          <w:sz w:val="24"/>
          <w:szCs w:val="24"/>
        </w:rPr>
      </w:pPr>
    </w:p>
    <w:p w14:paraId="63A34F9A" w14:textId="067AFCE9" w:rsidR="006B2186" w:rsidRDefault="006B2186" w:rsidP="00870A68">
      <w:pPr>
        <w:spacing w:line="360" w:lineRule="auto"/>
        <w:ind w:left="720"/>
        <w:rPr>
          <w:rFonts w:ascii="Arial" w:hAnsi="Arial" w:cs="Arial"/>
          <w:sz w:val="24"/>
          <w:szCs w:val="24"/>
        </w:rPr>
      </w:pPr>
    </w:p>
    <w:p w14:paraId="37453536" w14:textId="674654E1" w:rsidR="006B2186" w:rsidRDefault="006B2186" w:rsidP="00870A68">
      <w:pPr>
        <w:spacing w:line="360" w:lineRule="auto"/>
        <w:ind w:left="720"/>
        <w:rPr>
          <w:rFonts w:ascii="Arial" w:hAnsi="Arial" w:cs="Arial"/>
          <w:sz w:val="24"/>
          <w:szCs w:val="24"/>
        </w:rPr>
      </w:pPr>
    </w:p>
    <w:p w14:paraId="103330A2" w14:textId="680515BD" w:rsidR="006B2186" w:rsidRDefault="006B2186" w:rsidP="00870A68">
      <w:pPr>
        <w:spacing w:line="360" w:lineRule="auto"/>
        <w:ind w:left="720"/>
        <w:rPr>
          <w:rFonts w:ascii="Arial" w:hAnsi="Arial" w:cs="Arial"/>
          <w:sz w:val="24"/>
          <w:szCs w:val="24"/>
        </w:rPr>
      </w:pPr>
    </w:p>
    <w:p w14:paraId="261FCF39" w14:textId="312E0672" w:rsidR="006B2186" w:rsidRDefault="006B2186" w:rsidP="00870A68">
      <w:pPr>
        <w:spacing w:line="360" w:lineRule="auto"/>
        <w:ind w:left="720"/>
        <w:rPr>
          <w:rFonts w:ascii="Arial" w:hAnsi="Arial" w:cs="Arial"/>
          <w:sz w:val="24"/>
          <w:szCs w:val="24"/>
        </w:rPr>
      </w:pPr>
    </w:p>
    <w:p w14:paraId="4DBA21F9" w14:textId="21DFE28B" w:rsidR="006B2186" w:rsidRDefault="006B2186" w:rsidP="00870A68">
      <w:pPr>
        <w:spacing w:line="360" w:lineRule="auto"/>
        <w:ind w:left="720"/>
        <w:rPr>
          <w:rFonts w:ascii="Arial" w:hAnsi="Arial" w:cs="Arial"/>
          <w:sz w:val="24"/>
          <w:szCs w:val="24"/>
        </w:rPr>
      </w:pPr>
    </w:p>
    <w:p w14:paraId="2502AA24" w14:textId="77777777" w:rsidR="006B2186" w:rsidRPr="007F3E7C" w:rsidRDefault="006B2186" w:rsidP="00870A68">
      <w:pPr>
        <w:spacing w:line="360" w:lineRule="auto"/>
        <w:ind w:left="720"/>
        <w:rPr>
          <w:rFonts w:ascii="Arial" w:hAnsi="Arial" w:cs="Arial"/>
          <w:sz w:val="24"/>
          <w:szCs w:val="24"/>
        </w:rPr>
      </w:pPr>
    </w:p>
    <w:p w14:paraId="1A207914" w14:textId="1A658E10" w:rsidR="12A58DD4" w:rsidRPr="00774AEE" w:rsidRDefault="00BA50A4" w:rsidP="00216A6B">
      <w:pPr>
        <w:pStyle w:val="stilstil"/>
        <w:rPr>
          <w:rStyle w:val="BookTitle"/>
          <w:b/>
          <w:i w:val="0"/>
        </w:rPr>
      </w:pPr>
      <w:bookmarkStart w:id="14" w:name="_Toc484018991"/>
      <w:r w:rsidRPr="00774AEE">
        <w:rPr>
          <w:rStyle w:val="BookTitle"/>
          <w:b/>
          <w:i w:val="0"/>
        </w:rPr>
        <w:lastRenderedPageBreak/>
        <w:t>Opis problema</w:t>
      </w:r>
      <w:bookmarkEnd w:id="14"/>
    </w:p>
    <w:p w14:paraId="74703896" w14:textId="77777777" w:rsidR="006B2186" w:rsidRDefault="006B2186" w:rsidP="00DD48B5">
      <w:pPr>
        <w:pStyle w:val="ListParagraph"/>
        <w:spacing w:line="360" w:lineRule="auto"/>
        <w:jc w:val="both"/>
        <w:rPr>
          <w:rFonts w:ascii="Arial" w:hAnsi="Arial" w:cs="Arial"/>
          <w:sz w:val="24"/>
          <w:szCs w:val="24"/>
        </w:rPr>
      </w:pPr>
    </w:p>
    <w:p w14:paraId="685062DA" w14:textId="65973244" w:rsidR="00A36EEE" w:rsidRPr="007F3E7C" w:rsidRDefault="00BA50A4" w:rsidP="00DD48B5">
      <w:pPr>
        <w:pStyle w:val="ListParagraph"/>
        <w:spacing w:line="360" w:lineRule="auto"/>
        <w:jc w:val="both"/>
        <w:rPr>
          <w:rFonts w:ascii="Arial" w:hAnsi="Arial" w:cs="Arial"/>
          <w:sz w:val="24"/>
          <w:szCs w:val="24"/>
        </w:rPr>
      </w:pPr>
      <w:r w:rsidRPr="007F3E7C">
        <w:rPr>
          <w:rFonts w:ascii="Arial" w:hAnsi="Arial" w:cs="Arial"/>
          <w:sz w:val="24"/>
          <w:szCs w:val="24"/>
        </w:rPr>
        <w:t>Kao što je opisano u opisu rada problem kojim se bavi ovaj rad je</w:t>
      </w:r>
      <w:r w:rsidR="00877A18" w:rsidRPr="007F3E7C">
        <w:rPr>
          <w:rFonts w:ascii="Arial" w:hAnsi="Arial" w:cs="Arial"/>
          <w:sz w:val="24"/>
          <w:szCs w:val="24"/>
        </w:rPr>
        <w:t xml:space="preserve"> kalkulacija relati</w:t>
      </w:r>
      <w:r w:rsidR="000C6D38" w:rsidRPr="007F3E7C">
        <w:rPr>
          <w:rFonts w:ascii="Arial" w:hAnsi="Arial" w:cs="Arial"/>
          <w:sz w:val="24"/>
          <w:szCs w:val="24"/>
        </w:rPr>
        <w:t>vnog pomaka i relativne rotacije</w:t>
      </w:r>
      <w:r w:rsidR="00507D20" w:rsidRPr="007F3E7C">
        <w:rPr>
          <w:rFonts w:ascii="Arial" w:hAnsi="Arial" w:cs="Arial"/>
          <w:sz w:val="24"/>
          <w:szCs w:val="24"/>
        </w:rPr>
        <w:t xml:space="preserve"> robota u nepoznatoj okolini</w:t>
      </w:r>
      <w:r w:rsidR="000C6D38" w:rsidRPr="007F3E7C">
        <w:rPr>
          <w:rFonts w:ascii="Arial" w:hAnsi="Arial" w:cs="Arial"/>
          <w:sz w:val="24"/>
          <w:szCs w:val="24"/>
        </w:rPr>
        <w:t>.</w:t>
      </w:r>
      <w:r w:rsidR="006A6814" w:rsidRPr="007F3E7C">
        <w:rPr>
          <w:rFonts w:ascii="Arial" w:hAnsi="Arial" w:cs="Arial"/>
          <w:sz w:val="24"/>
          <w:szCs w:val="24"/>
        </w:rPr>
        <w:t xml:space="preserve"> Zbog prirode izvora podataka uvijek će postojati neka greška pri svakoj usporedbi te će se ta greška akumulirati tijekom vremena. </w:t>
      </w:r>
      <w:r w:rsidR="00A36EEE" w:rsidRPr="007F3E7C">
        <w:rPr>
          <w:rFonts w:ascii="Arial" w:hAnsi="Arial" w:cs="Arial"/>
          <w:sz w:val="24"/>
          <w:szCs w:val="24"/>
        </w:rPr>
        <w:t>Biti će opisane osnovne formule kore</w:t>
      </w:r>
      <w:r w:rsidR="00870A68">
        <w:rPr>
          <w:rFonts w:ascii="Arial" w:hAnsi="Arial" w:cs="Arial"/>
          <w:sz w:val="24"/>
          <w:szCs w:val="24"/>
        </w:rPr>
        <w:t>k</w:t>
      </w:r>
      <w:r w:rsidR="00A36EEE" w:rsidRPr="007F3E7C">
        <w:rPr>
          <w:rFonts w:ascii="Arial" w:hAnsi="Arial" w:cs="Arial"/>
          <w:sz w:val="24"/>
          <w:szCs w:val="24"/>
        </w:rPr>
        <w:t>ciju greške kao i za pronalaženje standardne devijacije ali</w:t>
      </w:r>
      <w:r w:rsidR="00A73040">
        <w:rPr>
          <w:rFonts w:ascii="Arial" w:hAnsi="Arial" w:cs="Arial"/>
          <w:sz w:val="24"/>
          <w:szCs w:val="24"/>
        </w:rPr>
        <w:t xml:space="preserve"> u okviru ove implementacije </w:t>
      </w:r>
      <w:r w:rsidR="00A36EEE" w:rsidRPr="007F3E7C">
        <w:rPr>
          <w:rFonts w:ascii="Arial" w:hAnsi="Arial" w:cs="Arial"/>
          <w:sz w:val="24"/>
          <w:szCs w:val="24"/>
        </w:rPr>
        <w:t>neće biti implementirano.</w:t>
      </w:r>
      <w:r w:rsidR="00507D20" w:rsidRPr="007F3E7C">
        <w:rPr>
          <w:rFonts w:ascii="Arial" w:hAnsi="Arial" w:cs="Arial"/>
          <w:sz w:val="24"/>
          <w:szCs w:val="24"/>
        </w:rPr>
        <w:t xml:space="preserve"> </w:t>
      </w:r>
    </w:p>
    <w:p w14:paraId="23794AD9" w14:textId="567B9EFF" w:rsidR="007F3E7C" w:rsidRDefault="00110254" w:rsidP="00DD48B5">
      <w:pPr>
        <w:pStyle w:val="ListParagraph"/>
        <w:spacing w:line="360" w:lineRule="auto"/>
        <w:jc w:val="both"/>
        <w:rPr>
          <w:rFonts w:ascii="Arial" w:hAnsi="Arial" w:cs="Arial"/>
          <w:sz w:val="24"/>
          <w:szCs w:val="24"/>
        </w:rPr>
      </w:pPr>
      <w:r w:rsidRPr="007F3E7C">
        <w:rPr>
          <w:rFonts w:ascii="Arial" w:hAnsi="Arial" w:cs="Arial"/>
          <w:sz w:val="24"/>
          <w:szCs w:val="24"/>
        </w:rPr>
        <w:t>Potrebno je iz kolekcije laserskih očitanja</w:t>
      </w:r>
      <w:r w:rsidR="00651725">
        <w:rPr>
          <w:rFonts w:ascii="Arial" w:hAnsi="Arial" w:cs="Arial"/>
          <w:sz w:val="24"/>
          <w:szCs w:val="24"/>
        </w:rPr>
        <w:t>,</w:t>
      </w:r>
      <w:r w:rsidRPr="007F3E7C">
        <w:rPr>
          <w:rFonts w:ascii="Arial" w:hAnsi="Arial" w:cs="Arial"/>
          <w:sz w:val="24"/>
          <w:szCs w:val="24"/>
        </w:rPr>
        <w:t xml:space="preserve"> koji su definirani s polarn</w:t>
      </w:r>
      <w:r w:rsidR="007F3E7C" w:rsidRPr="007F3E7C">
        <w:rPr>
          <w:rFonts w:ascii="Arial" w:hAnsi="Arial" w:cs="Arial"/>
          <w:sz w:val="24"/>
          <w:szCs w:val="24"/>
        </w:rPr>
        <w:t>i</w:t>
      </w:r>
      <w:r w:rsidRPr="007F3E7C">
        <w:rPr>
          <w:rFonts w:ascii="Arial" w:hAnsi="Arial" w:cs="Arial"/>
          <w:sz w:val="24"/>
          <w:szCs w:val="24"/>
        </w:rPr>
        <w:t xml:space="preserve">m koordinatama tj. </w:t>
      </w:r>
      <w:r w:rsidR="00262731" w:rsidRPr="007F3E7C">
        <w:rPr>
          <w:rFonts w:ascii="Arial" w:hAnsi="Arial" w:cs="Arial"/>
          <w:sz w:val="24"/>
          <w:szCs w:val="24"/>
        </w:rPr>
        <w:t xml:space="preserve">s udaljenošću </w:t>
      </w:r>
      <m:oMath>
        <m:r>
          <w:rPr>
            <w:rFonts w:ascii="Cambria Math" w:hAnsi="Cambria Math" w:cs="Arial"/>
            <w:sz w:val="24"/>
            <w:szCs w:val="24"/>
          </w:rPr>
          <m:t>r</m:t>
        </m:r>
      </m:oMath>
      <w:r w:rsidR="00262731" w:rsidRPr="007F3E7C">
        <w:rPr>
          <w:rFonts w:ascii="Arial" w:hAnsi="Arial" w:cs="Arial"/>
          <w:sz w:val="24"/>
          <w:szCs w:val="24"/>
        </w:rPr>
        <w:t xml:space="preserve"> la</w:t>
      </w:r>
      <w:proofErr w:type="spellStart"/>
      <w:r w:rsidR="008902A8">
        <w:rPr>
          <w:rFonts w:ascii="Arial" w:hAnsi="Arial" w:cs="Arial"/>
          <w:sz w:val="24"/>
          <w:szCs w:val="24"/>
        </w:rPr>
        <w:t>serskog</w:t>
      </w:r>
      <w:proofErr w:type="spellEnd"/>
      <w:r w:rsidR="008902A8">
        <w:rPr>
          <w:rFonts w:ascii="Arial" w:hAnsi="Arial" w:cs="Arial"/>
          <w:sz w:val="24"/>
          <w:szCs w:val="24"/>
        </w:rPr>
        <w:t xml:space="preserve"> izvora od objekta i kuto</w:t>
      </w:r>
      <w:r w:rsidR="00262731" w:rsidRPr="007F3E7C">
        <w:rPr>
          <w:rFonts w:ascii="Arial" w:hAnsi="Arial" w:cs="Arial"/>
          <w:sz w:val="24"/>
          <w:szCs w:val="24"/>
        </w:rPr>
        <w:t xml:space="preserve">m </w:t>
      </w:r>
      <m:oMath>
        <m:r>
          <m:rPr>
            <m:sty m:val="p"/>
          </m:rPr>
          <w:rPr>
            <w:rFonts w:ascii="Cambria Math" w:hAnsi="Cambria Math" w:cs="Arial"/>
            <w:sz w:val="24"/>
            <w:szCs w:val="24"/>
          </w:rPr>
          <m:t>α</m:t>
        </m:r>
      </m:oMath>
      <w:r w:rsidR="000901D2">
        <w:rPr>
          <w:rFonts w:ascii="Arial" w:hAnsi="Arial" w:cs="Arial"/>
          <w:sz w:val="24"/>
          <w:szCs w:val="24"/>
        </w:rPr>
        <w:t xml:space="preserve"> </w:t>
      </w:r>
      <w:r w:rsidR="00262731" w:rsidRPr="007F3E7C">
        <w:rPr>
          <w:rFonts w:ascii="Arial" w:hAnsi="Arial" w:cs="Arial"/>
          <w:sz w:val="24"/>
          <w:szCs w:val="24"/>
        </w:rPr>
        <w:t xml:space="preserve">pod kojim se ta laserska zraka nalazi ako bi se središte robota </w:t>
      </w:r>
      <w:r w:rsidR="007F3E7C" w:rsidRPr="007F3E7C">
        <w:rPr>
          <w:rFonts w:ascii="Arial" w:hAnsi="Arial" w:cs="Arial"/>
          <w:sz w:val="24"/>
          <w:szCs w:val="24"/>
        </w:rPr>
        <w:t>prikazalo kao središte kružnice</w:t>
      </w:r>
      <w:r w:rsidR="00651725">
        <w:rPr>
          <w:rFonts w:ascii="Arial" w:hAnsi="Arial" w:cs="Arial"/>
          <w:sz w:val="24"/>
          <w:szCs w:val="24"/>
        </w:rPr>
        <w:t xml:space="preserve">, izračunati vrijednost kuta za koji se ta dva očitanja najbolje poklapaju. Nakon što se pronađe taj kut potrebno je zarotirati jedan skup očitanja za taj kut te tada pronaći </w:t>
      </w:r>
      <m:oMath>
        <m:r>
          <m:rPr>
            <m:sty m:val="p"/>
          </m:rPr>
          <w:rPr>
            <w:rFonts w:ascii="Cambria Math" w:hAnsi="Cambria Math" w:cs="Arial"/>
            <w:sz w:val="24"/>
            <w:szCs w:val="24"/>
          </w:rPr>
          <m:t>∆x</m:t>
        </m:r>
      </m:oMath>
      <w:r w:rsidR="005A02A3">
        <w:rPr>
          <w:rFonts w:ascii="Arial" w:hAnsi="Arial" w:cs="Arial"/>
          <w:sz w:val="24"/>
          <w:szCs w:val="24"/>
        </w:rPr>
        <w:t xml:space="preserve"> </w:t>
      </w:r>
      <w:r w:rsidR="00651725">
        <w:rPr>
          <w:rFonts w:ascii="Arial" w:hAnsi="Arial" w:cs="Arial"/>
          <w:sz w:val="24"/>
          <w:szCs w:val="24"/>
        </w:rPr>
        <w:t xml:space="preserve">i </w:t>
      </w:r>
      <m:oMath>
        <m:r>
          <m:rPr>
            <m:sty m:val="p"/>
          </m:rPr>
          <w:rPr>
            <w:rFonts w:ascii="Cambria Math" w:hAnsi="Cambria Math" w:cs="Arial"/>
            <w:sz w:val="24"/>
            <w:szCs w:val="24"/>
          </w:rPr>
          <m:t>∆y</m:t>
        </m:r>
      </m:oMath>
      <w:r w:rsidR="005A02A3">
        <w:rPr>
          <w:rFonts w:ascii="Arial" w:hAnsi="Arial" w:cs="Arial"/>
          <w:sz w:val="24"/>
          <w:szCs w:val="24"/>
        </w:rPr>
        <w:t xml:space="preserve"> </w:t>
      </w:r>
      <w:r w:rsidR="00B120AF">
        <w:rPr>
          <w:rFonts w:ascii="Arial" w:hAnsi="Arial" w:cs="Arial"/>
          <w:sz w:val="24"/>
          <w:szCs w:val="24"/>
        </w:rPr>
        <w:t xml:space="preserve">tj. pomak u smjeru x osi i pomak u smjeru y osi takve da se ta dva očitanja najbolje poklapaju po koordinatama. Taj će postupak trebati ponavljati između trenutnog očitanja te </w:t>
      </w:r>
      <w:r w:rsidR="008D769F">
        <w:rPr>
          <w:rFonts w:ascii="Arial" w:hAnsi="Arial" w:cs="Arial"/>
          <w:sz w:val="24"/>
          <w:szCs w:val="24"/>
        </w:rPr>
        <w:t>prethodnoga</w:t>
      </w:r>
      <w:r w:rsidR="00B120AF">
        <w:rPr>
          <w:rFonts w:ascii="Arial" w:hAnsi="Arial" w:cs="Arial"/>
          <w:sz w:val="24"/>
          <w:szCs w:val="24"/>
        </w:rPr>
        <w:t xml:space="preserve"> nakon čega će se kao</w:t>
      </w:r>
      <w:r w:rsidR="008D769F">
        <w:rPr>
          <w:rFonts w:ascii="Arial" w:hAnsi="Arial" w:cs="Arial"/>
          <w:sz w:val="24"/>
          <w:szCs w:val="24"/>
        </w:rPr>
        <w:t xml:space="preserve"> prethodno očitanje postaviti trenutno, a kao trenutno će se koristiti novo očitanje sa senzora.</w:t>
      </w:r>
    </w:p>
    <w:p w14:paraId="24E1A07A" w14:textId="673E4C8D" w:rsidR="00664D6E" w:rsidRDefault="00CA0ABC" w:rsidP="007F3E7C">
      <w:pPr>
        <w:pStyle w:val="ListParagraph"/>
        <w:spacing w:line="360" w:lineRule="auto"/>
        <w:rPr>
          <w:rFonts w:ascii="Arial" w:hAnsi="Arial" w:cs="Arial"/>
          <w:sz w:val="24"/>
          <w:szCs w:val="24"/>
        </w:rPr>
      </w:pPr>
      <w:r>
        <w:rPr>
          <w:noProof/>
          <w:lang w:eastAsia="hr-HR"/>
        </w:rPr>
        <mc:AlternateContent>
          <mc:Choice Requires="wps">
            <w:drawing>
              <wp:anchor distT="0" distB="0" distL="114300" distR="114300" simplePos="0" relativeHeight="251399168" behindDoc="0" locked="0" layoutInCell="1" allowOverlap="1" wp14:anchorId="5C0BA226" wp14:editId="2F053CF9">
                <wp:simplePos x="0" y="0"/>
                <wp:positionH relativeFrom="column">
                  <wp:posOffset>453390</wp:posOffset>
                </wp:positionH>
                <wp:positionV relativeFrom="paragraph">
                  <wp:posOffset>2581275</wp:posOffset>
                </wp:positionV>
                <wp:extent cx="4815840" cy="635"/>
                <wp:effectExtent l="0" t="0" r="3810" b="18415"/>
                <wp:wrapTopAndBottom/>
                <wp:docPr id="794015946" name="Tekstni okvir 794015946"/>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3C6AC618" w14:textId="16C92A51" w:rsidR="00DE7483" w:rsidRPr="00CA4147" w:rsidRDefault="00DE7483" w:rsidP="00CA0ABC">
                            <w:pPr>
                              <w:pStyle w:val="Caption"/>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9</w:t>
                            </w:r>
                            <w:r w:rsidRPr="00CA4147">
                              <w:rPr>
                                <w:rFonts w:ascii="Arial" w:hAnsi="Arial" w:cs="Arial"/>
                                <w:i w:val="0"/>
                              </w:rPr>
                              <w:fldChar w:fldCharType="end"/>
                            </w:r>
                            <w:r w:rsidRPr="00CA4147">
                              <w:rPr>
                                <w:rFonts w:ascii="Arial" w:hAnsi="Arial" w:cs="Arial"/>
                                <w:i w:val="0"/>
                              </w:rPr>
                              <w:t xml:space="preserve"> Promjena položaja i rotacije robota u globalnom koordinatnom sustavu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BA226" id="Tekstni okvir 794015946" o:spid="_x0000_s1034" type="#_x0000_t202" style="position:absolute;left:0;text-align:left;margin-left:35.7pt;margin-top:203.25pt;width:379.2pt;height:.05pt;z-index:25139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" stroked="f">
                <v:textbox style="mso-fit-shape-to-text:t" inset="0,0,0,0">
                  <w:txbxContent>
                    <w:p w14:paraId="3C6AC618" w14:textId="16C92A51" w:rsidR="00DE7483" w:rsidRPr="00CA4147" w:rsidRDefault="00DE7483" w:rsidP="00CA0ABC">
                      <w:pPr>
                        <w:pStyle w:val="Opisslike"/>
                        <w:rPr>
                          <w:rFonts w:ascii="Arial" w:hAnsi="Arial" w:cs="Arial"/>
                          <w:i w:val="0"/>
                          <w:sz w:val="24"/>
                          <w:szCs w:val="24"/>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9</w:t>
                      </w:r>
                      <w:r w:rsidRPr="00CA4147">
                        <w:rPr>
                          <w:rFonts w:ascii="Arial" w:hAnsi="Arial" w:cs="Arial"/>
                          <w:i w:val="0"/>
                        </w:rPr>
                        <w:fldChar w:fldCharType="end"/>
                      </w:r>
                      <w:r w:rsidRPr="00CA4147">
                        <w:rPr>
                          <w:rFonts w:ascii="Arial" w:hAnsi="Arial" w:cs="Arial"/>
                          <w:i w:val="0"/>
                        </w:rPr>
                        <w:t xml:space="preserve"> Promjena položaja i rotacije robota u globalnom koordinatnom sustavu</w:t>
                      </w:r>
                    </w:p>
                  </w:txbxContent>
                </v:textbox>
                <w10:wrap type="topAndBottom"/>
              </v:shape>
            </w:pict>
          </mc:Fallback>
        </mc:AlternateContent>
      </w:r>
      <w:r>
        <w:rPr>
          <w:rFonts w:ascii="Arial" w:hAnsi="Arial" w:cs="Arial"/>
          <w:noProof/>
          <w:sz w:val="24"/>
          <w:szCs w:val="24"/>
          <w:lang w:eastAsia="hr-HR"/>
        </w:rPr>
        <w:drawing>
          <wp:anchor distT="0" distB="0" distL="114300" distR="114300" simplePos="0" relativeHeight="251379712" behindDoc="0" locked="0" layoutInCell="1" allowOverlap="1" wp14:anchorId="35053E61" wp14:editId="47CDDC93">
            <wp:simplePos x="0" y="0"/>
            <wp:positionH relativeFrom="column">
              <wp:posOffset>453390</wp:posOffset>
            </wp:positionH>
            <wp:positionV relativeFrom="paragraph">
              <wp:posOffset>257175</wp:posOffset>
            </wp:positionV>
            <wp:extent cx="4815840" cy="2266950"/>
            <wp:effectExtent l="0" t="0" r="3810" b="0"/>
            <wp:wrapTopAndBottom/>
            <wp:docPr id="794015944" name="Slika 79401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5944" name="koord.png"/>
                    <pic:cNvPicPr/>
                  </pic:nvPicPr>
                  <pic:blipFill>
                    <a:blip r:embed="rId20">
                      <a:extLst>
                        <a:ext uri="{28A0092B-C50C-407E-A947-70E740481C1C}">
                          <a14:useLocalDpi xmlns:a14="http://schemas.microsoft.com/office/drawing/2010/main" val="0"/>
                        </a:ext>
                      </a:extLst>
                    </a:blip>
                    <a:stretch>
                      <a:fillRect/>
                    </a:stretch>
                  </pic:blipFill>
                  <pic:spPr>
                    <a:xfrm>
                      <a:off x="0" y="0"/>
                      <a:ext cx="4815840" cy="2266950"/>
                    </a:xfrm>
                    <a:prstGeom prst="rect">
                      <a:avLst/>
                    </a:prstGeom>
                  </pic:spPr>
                </pic:pic>
              </a:graphicData>
            </a:graphic>
            <wp14:sizeRelH relativeFrom="page">
              <wp14:pctWidth>0</wp14:pctWidth>
            </wp14:sizeRelH>
            <wp14:sizeRelV relativeFrom="page">
              <wp14:pctHeight>0</wp14:pctHeight>
            </wp14:sizeRelV>
          </wp:anchor>
        </w:drawing>
      </w:r>
    </w:p>
    <w:p w14:paraId="40FA9422" w14:textId="1E8A42D7" w:rsidR="00A00649" w:rsidRDefault="00A00649" w:rsidP="007F3E7C">
      <w:pPr>
        <w:pStyle w:val="ListParagraph"/>
        <w:spacing w:line="360" w:lineRule="auto"/>
        <w:rPr>
          <w:rFonts w:ascii="Arial" w:hAnsi="Arial" w:cs="Arial"/>
          <w:sz w:val="24"/>
          <w:szCs w:val="24"/>
        </w:rPr>
      </w:pPr>
    </w:p>
    <w:p w14:paraId="1119CDBD" w14:textId="4FA07E36" w:rsidR="00664D6E" w:rsidRDefault="00664D6E" w:rsidP="00DD48B5">
      <w:pPr>
        <w:pStyle w:val="ListParagraph"/>
        <w:spacing w:line="360" w:lineRule="auto"/>
        <w:jc w:val="both"/>
        <w:rPr>
          <w:rFonts w:ascii="Arial" w:hAnsi="Arial" w:cs="Arial"/>
          <w:sz w:val="24"/>
          <w:szCs w:val="24"/>
        </w:rPr>
      </w:pPr>
      <w:r>
        <w:rPr>
          <w:rFonts w:ascii="Arial" w:hAnsi="Arial" w:cs="Arial"/>
          <w:sz w:val="24"/>
          <w:szCs w:val="24"/>
        </w:rPr>
        <w:lastRenderedPageBreak/>
        <w:t xml:space="preserve">Opis problema može se sažeti u slici </w:t>
      </w:r>
      <w:r w:rsidR="0017506A">
        <w:rPr>
          <w:rFonts w:ascii="Arial" w:hAnsi="Arial" w:cs="Arial"/>
          <w:sz w:val="24"/>
          <w:szCs w:val="24"/>
        </w:rPr>
        <w:t>broj 9</w:t>
      </w:r>
      <w:r>
        <w:rPr>
          <w:rFonts w:ascii="Arial" w:hAnsi="Arial" w:cs="Arial"/>
          <w:sz w:val="24"/>
          <w:szCs w:val="24"/>
        </w:rPr>
        <w:t xml:space="preserve">. Imamo globalni koordinatni sustav </w:t>
      </w:r>
      <w:r w:rsidR="00641081" w:rsidRPr="00641081">
        <w:rPr>
          <w:rFonts w:ascii="Arial" w:hAnsi="Arial" w:cs="Arial"/>
          <w:sz w:val="24"/>
          <w:szCs w:val="24"/>
        </w:rPr>
        <w:t>te</w:t>
      </w:r>
      <w:r w:rsidR="00641081">
        <w:rPr>
          <w:rFonts w:ascii="Arial" w:hAnsi="Arial" w:cs="Arial"/>
          <w:sz w:val="24"/>
          <w:szCs w:val="24"/>
        </w:rPr>
        <w:t xml:space="preserve"> </w:t>
      </w:r>
      <w:r w:rsidR="00DC4FCA">
        <w:rPr>
          <w:rFonts w:ascii="Arial" w:hAnsi="Arial" w:cs="Arial"/>
          <w:sz w:val="24"/>
          <w:szCs w:val="24"/>
        </w:rPr>
        <w:t>prethodni položaj A i trenutni položaj B</w:t>
      </w:r>
      <w:r w:rsidR="00A00649">
        <w:rPr>
          <w:rFonts w:ascii="Arial" w:hAnsi="Arial" w:cs="Arial"/>
          <w:sz w:val="24"/>
          <w:szCs w:val="24"/>
        </w:rPr>
        <w:t xml:space="preserve">. Tražimo relativne pomake </w:t>
      </w:r>
      <m:oMath>
        <m:r>
          <m:rPr>
            <m:sty m:val="p"/>
          </m:rPr>
          <w:rPr>
            <w:rFonts w:ascii="Cambria Math" w:hAnsi="Cambria Math" w:cs="Arial"/>
            <w:sz w:val="24"/>
            <w:szCs w:val="24"/>
          </w:rPr>
          <m:t>∆x</m:t>
        </m:r>
      </m:oMath>
      <w:r w:rsidR="008D6771">
        <w:rPr>
          <w:rFonts w:ascii="Arial" w:hAnsi="Arial" w:cs="Arial"/>
          <w:sz w:val="24"/>
          <w:szCs w:val="24"/>
        </w:rPr>
        <w:t xml:space="preserve"> </w:t>
      </w:r>
      <w:r w:rsidR="00A00649">
        <w:rPr>
          <w:rFonts w:ascii="Arial" w:hAnsi="Arial" w:cs="Arial"/>
          <w:sz w:val="24"/>
          <w:szCs w:val="24"/>
        </w:rPr>
        <w:t xml:space="preserve">i </w:t>
      </w:r>
      <m:oMath>
        <m:r>
          <m:rPr>
            <m:sty m:val="p"/>
          </m:rPr>
          <w:rPr>
            <w:rFonts w:ascii="Cambria Math" w:hAnsi="Cambria Math" w:cs="Arial"/>
            <w:sz w:val="24"/>
            <w:szCs w:val="24"/>
          </w:rPr>
          <m:t>∆y</m:t>
        </m:r>
      </m:oMath>
      <w:r w:rsidR="008D6771">
        <w:rPr>
          <w:rFonts w:ascii="Arial" w:hAnsi="Arial" w:cs="Arial"/>
          <w:sz w:val="24"/>
          <w:szCs w:val="24"/>
        </w:rPr>
        <w:t xml:space="preserve"> </w:t>
      </w:r>
      <w:r w:rsidR="00A00649" w:rsidRPr="00A00649">
        <w:rPr>
          <w:rFonts w:ascii="Arial" w:hAnsi="Arial" w:cs="Arial"/>
          <w:sz w:val="24"/>
          <w:szCs w:val="24"/>
        </w:rPr>
        <w:t>te</w:t>
      </w:r>
      <w:r w:rsidR="00A00649">
        <w:rPr>
          <w:rFonts w:ascii="Arial" w:hAnsi="Arial" w:cs="Arial"/>
          <w:b/>
          <w:sz w:val="24"/>
          <w:szCs w:val="24"/>
        </w:rPr>
        <w:t xml:space="preserve"> </w:t>
      </w:r>
      <w:r w:rsidR="00A00649" w:rsidRPr="00A00649">
        <w:rPr>
          <w:rFonts w:ascii="Arial" w:hAnsi="Arial" w:cs="Arial"/>
          <w:sz w:val="24"/>
          <w:szCs w:val="24"/>
        </w:rPr>
        <w:t xml:space="preserve">kut </w:t>
      </w:r>
      <m:oMath>
        <m:r>
          <m:rPr>
            <m:sty m:val="p"/>
          </m:rPr>
          <w:rPr>
            <w:rFonts w:ascii="Cambria Math" w:hAnsi="Cambria Math" w:cs="Arial"/>
            <w:sz w:val="24"/>
            <w:szCs w:val="24"/>
          </w:rPr>
          <m:t>∆Ф</m:t>
        </m:r>
      </m:oMath>
      <w:r w:rsidR="008D6771">
        <w:rPr>
          <w:rFonts w:ascii="Arial" w:eastAsiaTheme="minorEastAsia" w:hAnsi="Arial" w:cs="Arial"/>
          <w:sz w:val="24"/>
          <w:szCs w:val="24"/>
        </w:rPr>
        <w:t xml:space="preserve"> </w:t>
      </w:r>
      <w:r w:rsidR="008D6771" w:rsidRPr="008D6771">
        <w:rPr>
          <w:rFonts w:ascii="Arial" w:hAnsi="Arial" w:cs="Arial"/>
          <w:sz w:val="24"/>
          <w:szCs w:val="24"/>
        </w:rPr>
        <w:t>između pol</w:t>
      </w:r>
      <w:r w:rsidR="008D6771">
        <w:rPr>
          <w:rFonts w:ascii="Arial" w:hAnsi="Arial" w:cs="Arial"/>
          <w:sz w:val="24"/>
          <w:szCs w:val="24"/>
        </w:rPr>
        <w:t>o</w:t>
      </w:r>
      <w:r w:rsidR="008D6771" w:rsidRPr="008D6771">
        <w:rPr>
          <w:rFonts w:ascii="Arial" w:hAnsi="Arial" w:cs="Arial"/>
          <w:sz w:val="24"/>
          <w:szCs w:val="24"/>
        </w:rPr>
        <w:t>žaja</w:t>
      </w:r>
      <w:r w:rsidR="008D6771">
        <w:rPr>
          <w:rFonts w:ascii="Arial" w:hAnsi="Arial" w:cs="Arial"/>
          <w:sz w:val="24"/>
          <w:szCs w:val="24"/>
        </w:rPr>
        <w:t xml:space="preserve"> A i B</w:t>
      </w:r>
      <w:r w:rsidR="00F90D09">
        <w:rPr>
          <w:rFonts w:ascii="Arial" w:hAnsi="Arial" w:cs="Arial"/>
          <w:b/>
          <w:sz w:val="24"/>
          <w:szCs w:val="24"/>
        </w:rPr>
        <w:t>.</w:t>
      </w:r>
    </w:p>
    <w:p w14:paraId="44090830" w14:textId="77777777" w:rsidR="008D769F" w:rsidRPr="007F3E7C" w:rsidRDefault="008D769F" w:rsidP="007F3E7C">
      <w:pPr>
        <w:pStyle w:val="ListParagraph"/>
        <w:spacing w:line="360" w:lineRule="auto"/>
        <w:rPr>
          <w:rFonts w:ascii="Arial" w:hAnsi="Arial" w:cs="Arial"/>
          <w:sz w:val="24"/>
          <w:szCs w:val="24"/>
        </w:rPr>
      </w:pPr>
    </w:p>
    <w:p w14:paraId="633DB4B4" w14:textId="77777777" w:rsidR="00A36EEE" w:rsidRPr="007F3E7C" w:rsidRDefault="00A36EEE" w:rsidP="00BA50A4">
      <w:pPr>
        <w:pStyle w:val="ListParagraph"/>
        <w:spacing w:line="360" w:lineRule="auto"/>
        <w:rPr>
          <w:rFonts w:ascii="Arial" w:hAnsi="Arial" w:cs="Arial"/>
          <w:sz w:val="24"/>
          <w:szCs w:val="24"/>
        </w:rPr>
      </w:pPr>
    </w:p>
    <w:p w14:paraId="30F776F0" w14:textId="2210A76C" w:rsidR="00217CE4" w:rsidRPr="00774AEE" w:rsidRDefault="08C1AB28" w:rsidP="00216A6B">
      <w:pPr>
        <w:pStyle w:val="stilstil"/>
        <w:rPr>
          <w:rStyle w:val="BookTitle"/>
          <w:b/>
          <w:i w:val="0"/>
          <w:iCs w:val="0"/>
        </w:rPr>
      </w:pPr>
      <w:bookmarkStart w:id="15" w:name="_Toc484018992"/>
      <w:r w:rsidRPr="08C1AB28">
        <w:rPr>
          <w:rStyle w:val="BookTitle"/>
          <w:b/>
          <w:i w:val="0"/>
          <w:iCs w:val="0"/>
        </w:rPr>
        <w:t>Opis okruženja i algoritma</w:t>
      </w:r>
      <w:bookmarkEnd w:id="15"/>
    </w:p>
    <w:bookmarkStart w:id="16" w:name="_Toc484018993"/>
    <w:p w14:paraId="46881082" w14:textId="2B2CCDE5" w:rsidR="08C1AB28" w:rsidRDefault="00E10563" w:rsidP="0083795A">
      <w:pPr>
        <w:pStyle w:val="stilstil"/>
        <w:numPr>
          <w:ilvl w:val="1"/>
          <w:numId w:val="15"/>
        </w:numPr>
        <w:rPr>
          <w:rStyle w:val="BookTitle"/>
          <w:b/>
          <w:i w:val="0"/>
          <w:iCs w:val="0"/>
        </w:rPr>
      </w:pPr>
      <w:r>
        <w:rPr>
          <w:noProof/>
          <w:lang w:eastAsia="hr-HR"/>
        </w:rPr>
        <mc:AlternateContent>
          <mc:Choice Requires="wps">
            <w:drawing>
              <wp:anchor distT="0" distB="0" distL="114300" distR="114300" simplePos="0" relativeHeight="251421696" behindDoc="0" locked="0" layoutInCell="1" allowOverlap="1" wp14:anchorId="7F2A4E6C" wp14:editId="5358215B">
                <wp:simplePos x="0" y="0"/>
                <wp:positionH relativeFrom="column">
                  <wp:posOffset>1767840</wp:posOffset>
                </wp:positionH>
                <wp:positionV relativeFrom="paragraph">
                  <wp:posOffset>2994025</wp:posOffset>
                </wp:positionV>
                <wp:extent cx="2562225" cy="635"/>
                <wp:effectExtent l="0" t="0" r="9525" b="18415"/>
                <wp:wrapTopAndBottom/>
                <wp:docPr id="794015947" name="Tekstni okvir 794015947"/>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0E1CE057" w14:textId="18531093" w:rsidR="00DE7483" w:rsidRPr="00CA4147" w:rsidRDefault="00DE7483" w:rsidP="00E10563">
                            <w:pPr>
                              <w:pStyle w:val="Caption"/>
                              <w:rPr>
                                <w:rFonts w:ascii="Arial" w:eastAsiaTheme="majorEastAsia" w:hAnsi="Arial" w:cs="Arial"/>
                                <w:b/>
                                <w:i w:val="0"/>
                                <w:noProof/>
                                <w:color w:val="000000" w:themeColor="text1"/>
                                <w:sz w:val="32"/>
                                <w:szCs w:val="32"/>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10</w:t>
                            </w:r>
                            <w:r w:rsidRPr="00CA4147">
                              <w:rPr>
                                <w:rFonts w:ascii="Arial" w:hAnsi="Arial" w:cs="Arial"/>
                                <w:i w:val="0"/>
                              </w:rPr>
                              <w:fldChar w:fldCharType="end"/>
                            </w:r>
                            <w:r w:rsidRPr="00CA4147">
                              <w:rPr>
                                <w:rFonts w:ascii="Arial" w:hAnsi="Arial" w:cs="Arial"/>
                                <w:i w:val="0"/>
                              </w:rPr>
                              <w:t xml:space="preserve"> Izgled standardne mape koja dolazi sa simulatorom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A4E6C" id="Tekstni okvir 794015947" o:spid="_x0000_s1035" type="#_x0000_t202" style="position:absolute;left:0;text-align:left;margin-left:139.2pt;margin-top:235.75pt;width:201.7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" stroked="f">
                <v:textbox style="mso-fit-shape-to-text:t" inset="0,0,0,0">
                  <w:txbxContent>
                    <w:p w14:paraId="0E1CE057" w14:textId="18531093" w:rsidR="00DE7483" w:rsidRPr="00CA4147" w:rsidRDefault="00DE7483" w:rsidP="00E10563">
                      <w:pPr>
                        <w:pStyle w:val="Opisslike"/>
                        <w:rPr>
                          <w:rFonts w:ascii="Arial" w:eastAsiaTheme="majorEastAsia" w:hAnsi="Arial" w:cs="Arial"/>
                          <w:b/>
                          <w:i w:val="0"/>
                          <w:noProof/>
                          <w:color w:val="000000" w:themeColor="text1"/>
                          <w:sz w:val="32"/>
                          <w:szCs w:val="32"/>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10</w:t>
                      </w:r>
                      <w:r w:rsidRPr="00CA4147">
                        <w:rPr>
                          <w:rFonts w:ascii="Arial" w:hAnsi="Arial" w:cs="Arial"/>
                          <w:i w:val="0"/>
                        </w:rPr>
                        <w:fldChar w:fldCharType="end"/>
                      </w:r>
                      <w:r w:rsidRPr="00CA4147">
                        <w:rPr>
                          <w:rFonts w:ascii="Arial" w:hAnsi="Arial" w:cs="Arial"/>
                          <w:i w:val="0"/>
                        </w:rPr>
                        <w:t xml:space="preserve"> Izgled standardne mape koja dolazi sa simulatorom</w:t>
                      </w:r>
                    </w:p>
                  </w:txbxContent>
                </v:textbox>
                <w10:wrap type="topAndBottom"/>
              </v:shape>
            </w:pict>
          </mc:Fallback>
        </mc:AlternateContent>
      </w:r>
      <w:r w:rsidR="007B60B4">
        <w:rPr>
          <w:noProof/>
          <w:lang w:eastAsia="hr-HR"/>
        </w:rPr>
        <w:drawing>
          <wp:anchor distT="0" distB="0" distL="114300" distR="114300" simplePos="0" relativeHeight="251124736" behindDoc="0" locked="0" layoutInCell="1" allowOverlap="1" wp14:anchorId="6285E7CD" wp14:editId="135F48F6">
            <wp:simplePos x="0" y="0"/>
            <wp:positionH relativeFrom="column">
              <wp:posOffset>1767840</wp:posOffset>
            </wp:positionH>
            <wp:positionV relativeFrom="paragraph">
              <wp:posOffset>501650</wp:posOffset>
            </wp:positionV>
            <wp:extent cx="2562225" cy="2435225"/>
            <wp:effectExtent l="0" t="0" r="9525" b="3175"/>
            <wp:wrapTopAndBottom/>
            <wp:docPr id="4982818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62225" cy="2435225"/>
                    </a:xfrm>
                    <a:prstGeom prst="rect">
                      <a:avLst/>
                    </a:prstGeom>
                  </pic:spPr>
                </pic:pic>
              </a:graphicData>
            </a:graphic>
            <wp14:sizeRelH relativeFrom="page">
              <wp14:pctWidth>0</wp14:pctWidth>
            </wp14:sizeRelH>
            <wp14:sizeRelV relativeFrom="page">
              <wp14:pctHeight>0</wp14:pctHeight>
            </wp14:sizeRelV>
          </wp:anchor>
        </w:drawing>
      </w:r>
      <w:r w:rsidR="08C1AB28" w:rsidRPr="08C1AB28">
        <w:rPr>
          <w:rStyle w:val="BookTitle"/>
          <w:b/>
          <w:i w:val="0"/>
          <w:iCs w:val="0"/>
        </w:rPr>
        <w:t>Opis mape, robota i poruka</w:t>
      </w:r>
      <w:bookmarkEnd w:id="16"/>
    </w:p>
    <w:p w14:paraId="12948F68" w14:textId="77777777" w:rsidR="0017506A" w:rsidRDefault="0017506A" w:rsidP="007B60B4">
      <w:pPr>
        <w:pStyle w:val="ListParagraph"/>
        <w:spacing w:line="360" w:lineRule="auto"/>
        <w:rPr>
          <w:rFonts w:ascii="Arial" w:hAnsi="Arial" w:cs="Arial"/>
          <w:sz w:val="24"/>
          <w:szCs w:val="24"/>
        </w:rPr>
      </w:pPr>
    </w:p>
    <w:p w14:paraId="4FC9B029" w14:textId="77777777" w:rsidR="000B53C6" w:rsidRDefault="08C1AB28" w:rsidP="08C1AB28">
      <w:pPr>
        <w:pStyle w:val="ListParagraph"/>
        <w:spacing w:line="360" w:lineRule="auto"/>
        <w:rPr>
          <w:rFonts w:ascii="Arial" w:hAnsi="Arial" w:cs="Arial"/>
          <w:sz w:val="24"/>
          <w:szCs w:val="24"/>
        </w:rPr>
      </w:pPr>
      <w:r w:rsidRPr="08C1AB28">
        <w:rPr>
          <w:rFonts w:ascii="Arial" w:hAnsi="Arial" w:cs="Arial"/>
          <w:sz w:val="24"/>
          <w:szCs w:val="24"/>
        </w:rPr>
        <w:t>Rješenje će biti opisano na kao pronalazak po</w:t>
      </w:r>
      <w:r w:rsidR="00E10563">
        <w:rPr>
          <w:rFonts w:ascii="Arial" w:hAnsi="Arial" w:cs="Arial"/>
          <w:sz w:val="24"/>
          <w:szCs w:val="24"/>
        </w:rPr>
        <w:t>maka robota kroz mapu na slici broj 10</w:t>
      </w:r>
      <w:r w:rsidRPr="08C1AB28">
        <w:rPr>
          <w:rFonts w:ascii="Arial" w:hAnsi="Arial" w:cs="Arial"/>
          <w:sz w:val="24"/>
          <w:szCs w:val="24"/>
        </w:rPr>
        <w:t>.</w:t>
      </w:r>
    </w:p>
    <w:p w14:paraId="7203246A" w14:textId="2582838D" w:rsidR="00DD48B5" w:rsidRDefault="00415717" w:rsidP="00DD48B5">
      <w:pPr>
        <w:pStyle w:val="ListParagraph"/>
        <w:spacing w:line="360" w:lineRule="auto"/>
        <w:jc w:val="center"/>
        <w:rPr>
          <w:rFonts w:ascii="Arial" w:hAnsi="Arial" w:cs="Arial"/>
          <w:sz w:val="24"/>
          <w:szCs w:val="24"/>
        </w:rPr>
      </w:pPr>
      <w:r>
        <w:rPr>
          <w:noProof/>
          <w:lang w:eastAsia="hr-HR"/>
        </w:rPr>
        <mc:AlternateContent>
          <mc:Choice Requires="wps">
            <w:drawing>
              <wp:anchor distT="0" distB="0" distL="114300" distR="114300" simplePos="0" relativeHeight="251444224" behindDoc="0" locked="0" layoutInCell="1" allowOverlap="1" wp14:anchorId="50EBB66E" wp14:editId="1B130718">
                <wp:simplePos x="0" y="0"/>
                <wp:positionH relativeFrom="column">
                  <wp:posOffset>1980565</wp:posOffset>
                </wp:positionH>
                <wp:positionV relativeFrom="paragraph">
                  <wp:posOffset>1945005</wp:posOffset>
                </wp:positionV>
                <wp:extent cx="2292350" cy="635"/>
                <wp:effectExtent l="0" t="0" r="0" b="18415"/>
                <wp:wrapTopAndBottom/>
                <wp:docPr id="794015948" name="Tekstni okvir 79401594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0A36D3C4" w14:textId="70AD4240" w:rsidR="00DE7483" w:rsidRPr="00CA4147" w:rsidRDefault="00DE7483" w:rsidP="000B53C6">
                            <w:pPr>
                              <w:pStyle w:val="Caption"/>
                              <w:rPr>
                                <w:rFonts w:ascii="Arial" w:hAnsi="Arial" w:cs="Arial"/>
                                <w:i w:val="0"/>
                                <w:noProof/>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11</w:t>
                            </w:r>
                            <w:r w:rsidRPr="00CA4147">
                              <w:rPr>
                                <w:rFonts w:ascii="Arial" w:hAnsi="Arial" w:cs="Arial"/>
                                <w:i w:val="0"/>
                              </w:rPr>
                              <w:fldChar w:fldCharType="end"/>
                            </w:r>
                            <w:r w:rsidRPr="00CA4147">
                              <w:rPr>
                                <w:rFonts w:ascii="Arial" w:hAnsi="Arial" w:cs="Arial"/>
                                <w:i w:val="0"/>
                              </w:rPr>
                              <w:t xml:space="preserve"> Distribucija lasera na robotu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BB66E" id="Tekstni okvir 794015948" o:spid="_x0000_s1036" type="#_x0000_t202" style="position:absolute;left:0;text-align:left;margin-left:155.95pt;margin-top:153.15pt;width:180.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" stroked="f">
                <v:textbox style="mso-fit-shape-to-text:t" inset="0,0,0,0">
                  <w:txbxContent>
                    <w:p w14:paraId="0A36D3C4" w14:textId="70AD4240" w:rsidR="00DE7483" w:rsidRPr="00CA4147" w:rsidRDefault="00DE7483" w:rsidP="000B53C6">
                      <w:pPr>
                        <w:pStyle w:val="Opisslike"/>
                        <w:rPr>
                          <w:rFonts w:ascii="Arial" w:hAnsi="Arial" w:cs="Arial"/>
                          <w:i w:val="0"/>
                          <w:noProof/>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Pr>
                          <w:rFonts w:ascii="Arial" w:hAnsi="Arial" w:cs="Arial"/>
                          <w:i w:val="0"/>
                          <w:noProof/>
                        </w:rPr>
                        <w:t>11</w:t>
                      </w:r>
                      <w:r w:rsidRPr="00CA4147">
                        <w:rPr>
                          <w:rFonts w:ascii="Arial" w:hAnsi="Arial" w:cs="Arial"/>
                          <w:i w:val="0"/>
                        </w:rPr>
                        <w:fldChar w:fldCharType="end"/>
                      </w:r>
                      <w:r w:rsidRPr="00CA4147">
                        <w:rPr>
                          <w:rFonts w:ascii="Arial" w:hAnsi="Arial" w:cs="Arial"/>
                          <w:i w:val="0"/>
                        </w:rPr>
                        <w:t xml:space="preserve"> Distribucija lasera na robotu</w:t>
                      </w:r>
                    </w:p>
                  </w:txbxContent>
                </v:textbox>
                <w10:wrap type="topAndBottom"/>
              </v:shape>
            </w:pict>
          </mc:Fallback>
        </mc:AlternateContent>
      </w:r>
      <w:r w:rsidR="006A068E">
        <w:rPr>
          <w:noProof/>
          <w:lang w:eastAsia="hr-HR"/>
        </w:rPr>
        <w:drawing>
          <wp:inline distT="0" distB="0" distL="0" distR="0" wp14:anchorId="68140D6D" wp14:editId="214FF3D6">
            <wp:extent cx="2292350" cy="1781175"/>
            <wp:effectExtent l="0" t="0" r="0" b="9525"/>
            <wp:docPr id="13671324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292350" cy="1781175"/>
                    </a:xfrm>
                    <a:prstGeom prst="rect">
                      <a:avLst/>
                    </a:prstGeom>
                  </pic:spPr>
                </pic:pic>
              </a:graphicData>
            </a:graphic>
          </wp:inline>
        </w:drawing>
      </w:r>
    </w:p>
    <w:p w14:paraId="3F425A2D" w14:textId="6158C4CB" w:rsidR="00DD48B5" w:rsidRDefault="08C1AB28" w:rsidP="08C1AB28">
      <w:pPr>
        <w:pStyle w:val="ListParagraph"/>
        <w:spacing w:line="360" w:lineRule="auto"/>
        <w:rPr>
          <w:rFonts w:ascii="Arial" w:hAnsi="Arial" w:cs="Arial"/>
          <w:sz w:val="24"/>
          <w:szCs w:val="24"/>
        </w:rPr>
      </w:pPr>
      <w:r w:rsidRPr="08C1AB28">
        <w:rPr>
          <w:rFonts w:ascii="Arial" w:hAnsi="Arial" w:cs="Arial"/>
          <w:sz w:val="24"/>
          <w:szCs w:val="24"/>
        </w:rPr>
        <w:lastRenderedPageBreak/>
        <w:t xml:space="preserve">Veličina mape je 15 metara u visini i 15 metara u širini, ali algoritmu nije to toliko bitno. Važno je napomenuti da će sve brojevne vrijednosti koje razne </w:t>
      </w:r>
    </w:p>
    <w:p w14:paraId="61348822" w14:textId="360660B4" w:rsidR="00DD48B5" w:rsidRDefault="00DD48B5" w:rsidP="08C1AB28">
      <w:pPr>
        <w:pStyle w:val="ListParagraph"/>
        <w:spacing w:line="360" w:lineRule="auto"/>
        <w:rPr>
          <w:rFonts w:ascii="Arial" w:hAnsi="Arial" w:cs="Arial"/>
          <w:sz w:val="24"/>
          <w:szCs w:val="24"/>
        </w:rPr>
      </w:pPr>
    </w:p>
    <w:p w14:paraId="702EA607" w14:textId="417851E7"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teme objavljuju biti u SI sustavu jedinica. Samo će se nekada vrijednost kuta prikazivati u stupnjevima zbog lakšeg shvaćanja algoritma.</w:t>
      </w:r>
    </w:p>
    <w:p w14:paraId="6AEDC017" w14:textId="77777777" w:rsidR="000B53C6" w:rsidRDefault="000B53C6" w:rsidP="00DD48B5">
      <w:pPr>
        <w:pStyle w:val="ListParagraph"/>
        <w:spacing w:line="360" w:lineRule="auto"/>
        <w:jc w:val="both"/>
        <w:rPr>
          <w:rFonts w:ascii="Arial" w:hAnsi="Arial" w:cs="Arial"/>
          <w:sz w:val="24"/>
          <w:szCs w:val="24"/>
        </w:rPr>
      </w:pPr>
    </w:p>
    <w:p w14:paraId="47D901B8" w14:textId="06D10AF0" w:rsidR="08C1AB28" w:rsidRDefault="00841E4E" w:rsidP="00DD48B5">
      <w:pPr>
        <w:pStyle w:val="ListParagraph"/>
        <w:spacing w:line="360" w:lineRule="auto"/>
        <w:jc w:val="both"/>
        <w:rPr>
          <w:rFonts w:ascii="Arial" w:hAnsi="Arial" w:cs="Arial"/>
          <w:sz w:val="24"/>
          <w:szCs w:val="24"/>
        </w:rPr>
      </w:pPr>
      <w:r>
        <w:rPr>
          <w:rFonts w:ascii="Arial" w:hAnsi="Arial" w:cs="Arial"/>
          <w:sz w:val="24"/>
          <w:szCs w:val="24"/>
        </w:rPr>
        <w:t>Stvarnog robota predstavlja ap</w:t>
      </w:r>
      <w:r w:rsidR="08C1AB28" w:rsidRPr="08C1AB28">
        <w:rPr>
          <w:rFonts w:ascii="Arial" w:hAnsi="Arial" w:cs="Arial"/>
          <w:sz w:val="24"/>
          <w:szCs w:val="24"/>
        </w:rPr>
        <w:t xml:space="preserve">straktni roboti koji ima dvije vrste senzora na sebi, a to su: </w:t>
      </w:r>
      <w:proofErr w:type="spellStart"/>
      <w:r w:rsidR="08C1AB28" w:rsidRPr="08C1AB28">
        <w:rPr>
          <w:rFonts w:ascii="Arial" w:hAnsi="Arial" w:cs="Arial"/>
          <w:sz w:val="24"/>
          <w:szCs w:val="24"/>
        </w:rPr>
        <w:t>sonari</w:t>
      </w:r>
      <w:proofErr w:type="spellEnd"/>
      <w:r w:rsidR="08C1AB28" w:rsidRPr="08C1AB28">
        <w:rPr>
          <w:rFonts w:ascii="Arial" w:hAnsi="Arial" w:cs="Arial"/>
          <w:sz w:val="24"/>
          <w:szCs w:val="24"/>
        </w:rPr>
        <w:t xml:space="preserve"> i laseri. U našemu slučaju samo će na biti potrebni laseri. A</w:t>
      </w:r>
      <w:r>
        <w:rPr>
          <w:rFonts w:ascii="Arial" w:hAnsi="Arial" w:cs="Arial"/>
          <w:sz w:val="24"/>
          <w:szCs w:val="24"/>
        </w:rPr>
        <w:t>p</w:t>
      </w:r>
      <w:r w:rsidR="08C1AB28" w:rsidRPr="08C1AB28">
        <w:rPr>
          <w:rFonts w:ascii="Arial" w:hAnsi="Arial" w:cs="Arial"/>
          <w:sz w:val="24"/>
          <w:szCs w:val="24"/>
        </w:rPr>
        <w:t>straktan opis robota m</w:t>
      </w:r>
      <w:r>
        <w:rPr>
          <w:rFonts w:ascii="Arial" w:hAnsi="Arial" w:cs="Arial"/>
          <w:sz w:val="24"/>
          <w:szCs w:val="24"/>
        </w:rPr>
        <w:t>o</w:t>
      </w:r>
      <w:r w:rsidR="08C1AB28" w:rsidRPr="08C1AB28">
        <w:rPr>
          <w:rFonts w:ascii="Arial" w:hAnsi="Arial" w:cs="Arial"/>
          <w:sz w:val="24"/>
          <w:szCs w:val="24"/>
        </w:rPr>
        <w:t>že se vidjeti na slici</w:t>
      </w:r>
      <w:r w:rsidR="000B53C6">
        <w:rPr>
          <w:rFonts w:ascii="Arial" w:hAnsi="Arial" w:cs="Arial"/>
          <w:sz w:val="24"/>
          <w:szCs w:val="24"/>
        </w:rPr>
        <w:t xml:space="preserve"> broj</w:t>
      </w:r>
      <w:r w:rsidR="08C1AB28" w:rsidRPr="08C1AB28">
        <w:rPr>
          <w:rFonts w:ascii="Arial" w:hAnsi="Arial" w:cs="Arial"/>
          <w:sz w:val="24"/>
          <w:szCs w:val="24"/>
        </w:rPr>
        <w:t xml:space="preserve"> </w:t>
      </w:r>
      <w:r w:rsidR="000B53C6">
        <w:rPr>
          <w:rFonts w:ascii="Arial" w:hAnsi="Arial" w:cs="Arial"/>
          <w:sz w:val="24"/>
          <w:szCs w:val="24"/>
        </w:rPr>
        <w:t>11.</w:t>
      </w:r>
    </w:p>
    <w:p w14:paraId="5449704C" w14:textId="678F0B80" w:rsidR="08C1AB28" w:rsidRPr="00AE3B98" w:rsidRDefault="08C1AB28" w:rsidP="00DD48B5">
      <w:pPr>
        <w:spacing w:line="360" w:lineRule="auto"/>
        <w:ind w:left="720"/>
        <w:jc w:val="both"/>
        <w:rPr>
          <w:rFonts w:ascii="Arial" w:hAnsi="Arial" w:cs="Arial"/>
          <w:sz w:val="24"/>
          <w:szCs w:val="24"/>
        </w:rPr>
      </w:pPr>
      <w:r w:rsidRPr="00AE3B98">
        <w:rPr>
          <w:rFonts w:ascii="Arial" w:hAnsi="Arial" w:cs="Arial"/>
          <w:sz w:val="24"/>
          <w:szCs w:val="24"/>
        </w:rPr>
        <w:t>Možemo vidjeti da robot ima velik broj laserskih zraka. Numeracija zraka počinje od desne strane ako robot gleda u istome smjeru kao i mi tj. suprotno od smjera kazaljke na satu. Pod numeraciju se smatra redni broj podatka o laserskoj zraci u nizu podataka koji se dobiju od teme (</w:t>
      </w:r>
      <w:proofErr w:type="spellStart"/>
      <w:r w:rsidRPr="00AE3B98">
        <w:rPr>
          <w:rFonts w:ascii="Arial" w:hAnsi="Arial" w:cs="Arial"/>
          <w:sz w:val="24"/>
          <w:szCs w:val="24"/>
        </w:rPr>
        <w:t>eng</w:t>
      </w:r>
      <w:proofErr w:type="spellEnd"/>
      <w:r w:rsidRPr="00AE3B98">
        <w:rPr>
          <w:rFonts w:ascii="Arial" w:hAnsi="Arial" w:cs="Arial"/>
          <w:sz w:val="24"/>
          <w:szCs w:val="24"/>
        </w:rPr>
        <w:t xml:space="preserve"> </w:t>
      </w:r>
      <w:proofErr w:type="spellStart"/>
      <w:r w:rsidRPr="00AE3B98">
        <w:rPr>
          <w:rFonts w:ascii="Arial" w:hAnsi="Arial" w:cs="Arial"/>
          <w:sz w:val="24"/>
          <w:szCs w:val="24"/>
        </w:rPr>
        <w:t>topic</w:t>
      </w:r>
      <w:proofErr w:type="spellEnd"/>
      <w:r w:rsidRPr="00AE3B98">
        <w:rPr>
          <w:rFonts w:ascii="Arial" w:hAnsi="Arial" w:cs="Arial"/>
          <w:sz w:val="24"/>
          <w:szCs w:val="24"/>
        </w:rPr>
        <w:t xml:space="preserve">) na koju se naš čvor pretplati. Vrsta poruke koju tema koja odašilje podatke o laserskom očitanju je </w:t>
      </w:r>
      <w:proofErr w:type="spellStart"/>
      <w:r w:rsidRPr="00AE3B98">
        <w:rPr>
          <w:rFonts w:ascii="Arial" w:hAnsi="Arial" w:cs="Arial"/>
          <w:sz w:val="24"/>
          <w:szCs w:val="24"/>
        </w:rPr>
        <w:t>LaserScan</w:t>
      </w:r>
      <w:proofErr w:type="spellEnd"/>
      <w:r w:rsidRPr="00AE3B98">
        <w:rPr>
          <w:rFonts w:ascii="Arial" w:hAnsi="Arial" w:cs="Arial"/>
          <w:sz w:val="24"/>
          <w:szCs w:val="24"/>
        </w:rPr>
        <w:t xml:space="preserve">. </w:t>
      </w:r>
      <w:r w:rsidR="00C80791">
        <w:rPr>
          <w:rFonts w:ascii="Arial" w:hAnsi="Arial" w:cs="Arial"/>
          <w:sz w:val="24"/>
          <w:szCs w:val="24"/>
        </w:rPr>
        <w:t>Struktura poruke se vidi na slici broj 12.</w:t>
      </w:r>
    </w:p>
    <w:p w14:paraId="3E99D771" w14:textId="64C63022" w:rsidR="08C1AB28" w:rsidDel="001F74F6" w:rsidRDefault="08C1AB28" w:rsidP="08C1AB28">
      <w:pPr>
        <w:pStyle w:val="ListParagraph"/>
        <w:spacing w:line="360" w:lineRule="auto"/>
        <w:rPr>
          <w:del w:id="17" w:author="Ivan Marković" w:date="2017-06-05T10:07:00Z"/>
          <w:rFonts w:ascii="Arial" w:hAnsi="Arial" w:cs="Arial"/>
          <w:sz w:val="24"/>
          <w:szCs w:val="24"/>
        </w:rPr>
      </w:pPr>
    </w:p>
    <w:p w14:paraId="4BA25D19" w14:textId="223177FF" w:rsidR="08C1AB28" w:rsidDel="001F74F6" w:rsidRDefault="08C1AB28" w:rsidP="08C1AB28">
      <w:pPr>
        <w:pStyle w:val="ListParagraph"/>
        <w:spacing w:line="360" w:lineRule="auto"/>
        <w:rPr>
          <w:del w:id="18" w:author="Ivan Marković" w:date="2017-06-05T10:07:00Z"/>
          <w:rFonts w:ascii="Arial" w:hAnsi="Arial" w:cs="Arial"/>
          <w:sz w:val="24"/>
          <w:szCs w:val="24"/>
        </w:rPr>
      </w:pPr>
    </w:p>
    <w:p w14:paraId="2363C66B" w14:textId="5ED53DD6" w:rsidR="00050CA2" w:rsidDel="001F74F6" w:rsidRDefault="00050CA2" w:rsidP="08C1AB28">
      <w:pPr>
        <w:pStyle w:val="ListParagraph"/>
        <w:spacing w:line="360" w:lineRule="auto"/>
        <w:rPr>
          <w:del w:id="19" w:author="Ivan Marković" w:date="2017-06-05T10:07:00Z"/>
          <w:rFonts w:ascii="Arial" w:hAnsi="Arial" w:cs="Arial"/>
          <w:sz w:val="24"/>
          <w:szCs w:val="24"/>
        </w:rPr>
      </w:pPr>
    </w:p>
    <w:p w14:paraId="4242EE25" w14:textId="35B23088" w:rsidR="00050CA2" w:rsidDel="001F74F6" w:rsidRDefault="00050CA2" w:rsidP="08C1AB28">
      <w:pPr>
        <w:pStyle w:val="ListParagraph"/>
        <w:spacing w:line="360" w:lineRule="auto"/>
        <w:rPr>
          <w:del w:id="20" w:author="Ivan Marković" w:date="2017-06-05T10:07:00Z"/>
          <w:rFonts w:ascii="Arial" w:hAnsi="Arial" w:cs="Arial"/>
          <w:sz w:val="24"/>
          <w:szCs w:val="24"/>
        </w:rPr>
      </w:pPr>
    </w:p>
    <w:p w14:paraId="7C556023" w14:textId="0FFC9991" w:rsidR="00050CA2" w:rsidDel="001F74F6" w:rsidRDefault="00050CA2" w:rsidP="08C1AB28">
      <w:pPr>
        <w:pStyle w:val="ListParagraph"/>
        <w:spacing w:line="360" w:lineRule="auto"/>
        <w:rPr>
          <w:del w:id="21" w:author="Ivan Marković" w:date="2017-06-05T10:07:00Z"/>
          <w:rFonts w:ascii="Arial" w:hAnsi="Arial" w:cs="Arial"/>
          <w:sz w:val="24"/>
          <w:szCs w:val="24"/>
        </w:rPr>
      </w:pPr>
    </w:p>
    <w:p w14:paraId="547B3C02" w14:textId="689C0014" w:rsidR="00050CA2" w:rsidDel="001F74F6" w:rsidRDefault="00050CA2" w:rsidP="08C1AB28">
      <w:pPr>
        <w:pStyle w:val="ListParagraph"/>
        <w:spacing w:line="360" w:lineRule="auto"/>
        <w:rPr>
          <w:del w:id="22" w:author="Ivan Marković" w:date="2017-06-05T10:07:00Z"/>
          <w:rFonts w:ascii="Arial" w:hAnsi="Arial" w:cs="Arial"/>
          <w:sz w:val="24"/>
          <w:szCs w:val="24"/>
        </w:rPr>
      </w:pPr>
    </w:p>
    <w:p w14:paraId="7A579FBF" w14:textId="43BBE624" w:rsidR="00050CA2" w:rsidDel="001F74F6" w:rsidRDefault="00050CA2" w:rsidP="08C1AB28">
      <w:pPr>
        <w:pStyle w:val="ListParagraph"/>
        <w:spacing w:line="360" w:lineRule="auto"/>
        <w:rPr>
          <w:del w:id="23" w:author="Ivan Marković" w:date="2017-06-05T10:07:00Z"/>
          <w:rFonts w:ascii="Arial" w:hAnsi="Arial" w:cs="Arial"/>
          <w:sz w:val="24"/>
          <w:szCs w:val="24"/>
        </w:rPr>
      </w:pPr>
    </w:p>
    <w:p w14:paraId="3B207ACC" w14:textId="1A78DBFB" w:rsidR="00050CA2" w:rsidDel="001F74F6" w:rsidRDefault="00050CA2" w:rsidP="08C1AB28">
      <w:pPr>
        <w:pStyle w:val="ListParagraph"/>
        <w:spacing w:line="360" w:lineRule="auto"/>
        <w:rPr>
          <w:del w:id="24" w:author="Ivan Marković" w:date="2017-06-05T10:07:00Z"/>
          <w:rFonts w:ascii="Arial" w:hAnsi="Arial" w:cs="Arial"/>
          <w:sz w:val="24"/>
          <w:szCs w:val="24"/>
        </w:rPr>
      </w:pPr>
    </w:p>
    <w:p w14:paraId="7F2625AB" w14:textId="77777777" w:rsidR="00050CA2" w:rsidRDefault="00050CA2" w:rsidP="00050CA2">
      <w:pPr>
        <w:pStyle w:val="ListParagraph"/>
        <w:keepNext/>
        <w:spacing w:line="360" w:lineRule="auto"/>
        <w:jc w:val="center"/>
      </w:pPr>
      <w:r>
        <w:rPr>
          <w:rFonts w:ascii="Arial" w:hAnsi="Arial" w:cs="Arial"/>
          <w:noProof/>
          <w:sz w:val="24"/>
          <w:szCs w:val="24"/>
          <w:lang w:eastAsia="hr-HR"/>
        </w:rPr>
        <w:drawing>
          <wp:inline distT="0" distB="0" distL="0" distR="0" wp14:anchorId="0A16CFE2" wp14:editId="2831B6DE">
            <wp:extent cx="1742857" cy="2495238"/>
            <wp:effectExtent l="0" t="0" r="0" b="635"/>
            <wp:docPr id="794015950" name="Slika 79401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5950" name="LaserScanMsg.png"/>
                    <pic:cNvPicPr/>
                  </pic:nvPicPr>
                  <pic:blipFill>
                    <a:blip r:embed="rId23">
                      <a:extLst>
                        <a:ext uri="{28A0092B-C50C-407E-A947-70E740481C1C}">
                          <a14:useLocalDpi xmlns:a14="http://schemas.microsoft.com/office/drawing/2010/main" val="0"/>
                        </a:ext>
                      </a:extLst>
                    </a:blip>
                    <a:stretch>
                      <a:fillRect/>
                    </a:stretch>
                  </pic:blipFill>
                  <pic:spPr>
                    <a:xfrm>
                      <a:off x="0" y="0"/>
                      <a:ext cx="1742857" cy="2495238"/>
                    </a:xfrm>
                    <a:prstGeom prst="rect">
                      <a:avLst/>
                    </a:prstGeom>
                  </pic:spPr>
                </pic:pic>
              </a:graphicData>
            </a:graphic>
          </wp:inline>
        </w:drawing>
      </w:r>
    </w:p>
    <w:p w14:paraId="75800961" w14:textId="4BD6B755" w:rsidR="00050CA2" w:rsidRPr="00CA4147" w:rsidRDefault="00050CA2" w:rsidP="00050CA2">
      <w:pPr>
        <w:pStyle w:val="Caption"/>
        <w:jc w:val="center"/>
        <w:rPr>
          <w:rFonts w:ascii="Arial" w:hAnsi="Arial" w:cs="Arial"/>
          <w:i w:val="0"/>
        </w:rPr>
      </w:pPr>
      <w:r w:rsidRPr="00CA4147">
        <w:rPr>
          <w:rFonts w:ascii="Arial" w:hAnsi="Arial" w:cs="Arial"/>
          <w:i w:val="0"/>
        </w:rPr>
        <w:t xml:space="preserve">Slika </w:t>
      </w:r>
      <w:r w:rsidRPr="00CA4147">
        <w:rPr>
          <w:rFonts w:ascii="Arial" w:hAnsi="Arial" w:cs="Arial"/>
          <w:i w:val="0"/>
        </w:rPr>
        <w:fldChar w:fldCharType="begin"/>
      </w:r>
      <w:r w:rsidRPr="00CA4147">
        <w:rPr>
          <w:rFonts w:ascii="Arial" w:hAnsi="Arial" w:cs="Arial"/>
          <w:i w:val="0"/>
        </w:rPr>
        <w:instrText xml:space="preserve"> SEQ Slika \* ARABIC </w:instrText>
      </w:r>
      <w:r w:rsidRPr="00CA4147">
        <w:rPr>
          <w:rFonts w:ascii="Arial" w:hAnsi="Arial" w:cs="Arial"/>
          <w:i w:val="0"/>
        </w:rPr>
        <w:fldChar w:fldCharType="separate"/>
      </w:r>
      <w:r w:rsidR="008634B5">
        <w:rPr>
          <w:rFonts w:ascii="Arial" w:hAnsi="Arial" w:cs="Arial"/>
          <w:i w:val="0"/>
          <w:noProof/>
        </w:rPr>
        <w:t>12</w:t>
      </w:r>
      <w:r w:rsidRPr="00CA4147">
        <w:rPr>
          <w:rFonts w:ascii="Arial" w:hAnsi="Arial" w:cs="Arial"/>
          <w:i w:val="0"/>
        </w:rPr>
        <w:fldChar w:fldCharType="end"/>
      </w:r>
      <w:r w:rsidRPr="00CA4147">
        <w:rPr>
          <w:rFonts w:ascii="Arial" w:hAnsi="Arial" w:cs="Arial"/>
          <w:i w:val="0"/>
        </w:rPr>
        <w:t xml:space="preserve"> Struktura poruke </w:t>
      </w:r>
      <w:proofErr w:type="spellStart"/>
      <w:r w:rsidRPr="00CA4147">
        <w:rPr>
          <w:rFonts w:ascii="Arial" w:hAnsi="Arial" w:cs="Arial"/>
          <w:i w:val="0"/>
        </w:rPr>
        <w:t>LaserScan</w:t>
      </w:r>
      <w:proofErr w:type="spellEnd"/>
    </w:p>
    <w:p w14:paraId="5887ADDA" w14:textId="415F46A6" w:rsidR="00050CA2" w:rsidRDefault="00050CA2" w:rsidP="00050CA2">
      <w:pPr>
        <w:pStyle w:val="ListParagraph"/>
        <w:spacing w:line="360" w:lineRule="auto"/>
        <w:jc w:val="center"/>
        <w:rPr>
          <w:rFonts w:ascii="Arial" w:hAnsi="Arial" w:cs="Arial"/>
          <w:sz w:val="24"/>
          <w:szCs w:val="24"/>
        </w:rPr>
      </w:pPr>
    </w:p>
    <w:p w14:paraId="735C4FCE" w14:textId="4320B35C" w:rsidR="00BA235A" w:rsidDel="001F74F6" w:rsidRDefault="00BA235A" w:rsidP="00DD48B5">
      <w:pPr>
        <w:pStyle w:val="ListParagraph"/>
        <w:spacing w:line="360" w:lineRule="auto"/>
        <w:jc w:val="both"/>
        <w:rPr>
          <w:del w:id="25" w:author="Ivan Marković" w:date="2017-06-05T10:07:00Z"/>
          <w:rFonts w:ascii="Arial" w:hAnsi="Arial" w:cs="Arial"/>
          <w:sz w:val="24"/>
          <w:szCs w:val="24"/>
        </w:rPr>
      </w:pPr>
    </w:p>
    <w:p w14:paraId="1351CD91" w14:textId="703D1BB1"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Glavni atributi strukture su:</w:t>
      </w:r>
    </w:p>
    <w:p w14:paraId="3FFD55F5" w14:textId="08D2EAFB" w:rsidR="08C1AB28" w:rsidRDefault="08C1AB28" w:rsidP="00DD48B5">
      <w:pPr>
        <w:pStyle w:val="ListParagraph"/>
        <w:numPr>
          <w:ilvl w:val="0"/>
          <w:numId w:val="25"/>
        </w:numPr>
        <w:spacing w:line="360" w:lineRule="auto"/>
        <w:jc w:val="both"/>
        <w:rPr>
          <w:rFonts w:ascii="Arial" w:hAnsi="Arial" w:cs="Arial"/>
          <w:sz w:val="24"/>
          <w:szCs w:val="24"/>
        </w:rPr>
      </w:pPr>
      <w:proofErr w:type="spellStart"/>
      <w:r w:rsidRPr="08C1AB28">
        <w:rPr>
          <w:rFonts w:ascii="Arial" w:hAnsi="Arial" w:cs="Arial"/>
          <w:sz w:val="24"/>
          <w:szCs w:val="24"/>
        </w:rPr>
        <w:t>Header</w:t>
      </w:r>
      <w:proofErr w:type="spellEnd"/>
      <w:r w:rsidRPr="08C1AB28">
        <w:rPr>
          <w:rFonts w:ascii="Arial" w:hAnsi="Arial" w:cs="Arial"/>
          <w:sz w:val="24"/>
          <w:szCs w:val="24"/>
        </w:rPr>
        <w:t xml:space="preserve"> – zaglavlje s vremenom odašiljanja te okvirom na kojemu se odašilje</w:t>
      </w:r>
    </w:p>
    <w:p w14:paraId="043881B0" w14:textId="3F939BD1" w:rsidR="08C1AB28" w:rsidRDefault="08C1AB28" w:rsidP="00DD48B5">
      <w:pPr>
        <w:pStyle w:val="ListParagraph"/>
        <w:numPr>
          <w:ilvl w:val="0"/>
          <w:numId w:val="25"/>
        </w:numPr>
        <w:spacing w:line="360" w:lineRule="auto"/>
        <w:jc w:val="both"/>
        <w:rPr>
          <w:rFonts w:ascii="Arial" w:hAnsi="Arial" w:cs="Arial"/>
          <w:sz w:val="24"/>
          <w:szCs w:val="24"/>
        </w:rPr>
      </w:pPr>
      <w:r w:rsidRPr="08C1AB28">
        <w:rPr>
          <w:rFonts w:ascii="Arial" w:hAnsi="Arial" w:cs="Arial"/>
          <w:sz w:val="24"/>
          <w:szCs w:val="24"/>
        </w:rPr>
        <w:lastRenderedPageBreak/>
        <w:t>Minimalni i maksimalni kut – minimalni kut je kut na kojemu se nalazi prva laserska zraka, dok je maksimalni kut onaj na kojemu se nalazi zadnja laserska zraka</w:t>
      </w:r>
    </w:p>
    <w:p w14:paraId="1DC071D8" w14:textId="10000A4B" w:rsidR="08C1AB28" w:rsidRDefault="08C1AB28" w:rsidP="00DD48B5">
      <w:pPr>
        <w:pStyle w:val="ListParagraph"/>
        <w:numPr>
          <w:ilvl w:val="0"/>
          <w:numId w:val="25"/>
        </w:numPr>
        <w:spacing w:line="360" w:lineRule="auto"/>
        <w:jc w:val="both"/>
        <w:rPr>
          <w:rFonts w:ascii="Arial" w:hAnsi="Arial" w:cs="Arial"/>
          <w:sz w:val="24"/>
          <w:szCs w:val="24"/>
        </w:rPr>
      </w:pPr>
      <w:r w:rsidRPr="08C1AB28">
        <w:rPr>
          <w:rFonts w:ascii="Arial" w:hAnsi="Arial" w:cs="Arial"/>
          <w:sz w:val="24"/>
          <w:szCs w:val="24"/>
        </w:rPr>
        <w:t xml:space="preserve">Diskretni korak </w:t>
      </w:r>
      <w:proofErr w:type="spellStart"/>
      <w:r w:rsidRPr="08C1AB28">
        <w:rPr>
          <w:rFonts w:ascii="Arial" w:hAnsi="Arial" w:cs="Arial"/>
          <w:sz w:val="24"/>
          <w:szCs w:val="24"/>
        </w:rPr>
        <w:t>inkrementacije</w:t>
      </w:r>
      <w:proofErr w:type="spellEnd"/>
      <w:r w:rsidRPr="08C1AB28">
        <w:rPr>
          <w:rFonts w:ascii="Arial" w:hAnsi="Arial" w:cs="Arial"/>
          <w:sz w:val="24"/>
          <w:szCs w:val="24"/>
        </w:rPr>
        <w:t xml:space="preserve"> kuta – to je onaj kut koji se nalazi između svake laserske zrake i izražen je u radijanima</w:t>
      </w:r>
    </w:p>
    <w:p w14:paraId="4C553E69" w14:textId="79682F34" w:rsidR="08C1AB28" w:rsidRDefault="08C1AB28" w:rsidP="00DD48B5">
      <w:pPr>
        <w:pStyle w:val="ListParagraph"/>
        <w:numPr>
          <w:ilvl w:val="0"/>
          <w:numId w:val="25"/>
        </w:numPr>
        <w:spacing w:line="360" w:lineRule="auto"/>
        <w:jc w:val="both"/>
        <w:rPr>
          <w:rFonts w:ascii="Arial" w:hAnsi="Arial" w:cs="Arial"/>
          <w:sz w:val="24"/>
          <w:szCs w:val="24"/>
        </w:rPr>
      </w:pPr>
      <w:r w:rsidRPr="08C1AB28">
        <w:rPr>
          <w:rFonts w:ascii="Arial" w:hAnsi="Arial" w:cs="Arial"/>
          <w:sz w:val="24"/>
          <w:szCs w:val="24"/>
        </w:rPr>
        <w:t>Minimalna i maksimalna distanca – distance koje definiraju prihvatljive vrijednosti niza udaljenosti tj. distance laserskih zraka koje su ispod odnosno iznad tih vrijednosti se trebaju odbaciti</w:t>
      </w:r>
    </w:p>
    <w:p w14:paraId="159554DE" w14:textId="238E0560" w:rsidR="08C1AB28" w:rsidRDefault="08C1AB28" w:rsidP="00DD48B5">
      <w:pPr>
        <w:pStyle w:val="ListParagraph"/>
        <w:numPr>
          <w:ilvl w:val="0"/>
          <w:numId w:val="25"/>
        </w:numPr>
        <w:spacing w:line="360" w:lineRule="auto"/>
        <w:jc w:val="both"/>
        <w:rPr>
          <w:rFonts w:ascii="Arial" w:hAnsi="Arial" w:cs="Arial"/>
          <w:sz w:val="24"/>
          <w:szCs w:val="24"/>
        </w:rPr>
      </w:pPr>
      <w:r w:rsidRPr="08C1AB28">
        <w:rPr>
          <w:rFonts w:ascii="Arial" w:hAnsi="Arial" w:cs="Arial"/>
          <w:sz w:val="24"/>
          <w:szCs w:val="24"/>
        </w:rPr>
        <w:t>Niz udaljenosti – niz decimalnih brojeva koji predstavljaju udaljenost izvora laserske zrake i objekta</w:t>
      </w:r>
    </w:p>
    <w:p w14:paraId="1A70F13E" w14:textId="1912B9FF" w:rsidR="00CC3B84" w:rsidDel="001F74F6" w:rsidRDefault="00CC3B84" w:rsidP="00CC3B84">
      <w:pPr>
        <w:pStyle w:val="ListParagraph"/>
        <w:spacing w:line="360" w:lineRule="auto"/>
        <w:ind w:left="1440"/>
        <w:rPr>
          <w:del w:id="26" w:author="Ivan Marković" w:date="2017-06-05T10:07:00Z"/>
          <w:rFonts w:ascii="Arial" w:hAnsi="Arial" w:cs="Arial"/>
          <w:sz w:val="24"/>
          <w:szCs w:val="24"/>
        </w:rPr>
      </w:pPr>
    </w:p>
    <w:p w14:paraId="779C27AD" w14:textId="7E7625B4" w:rsidR="00CC3B84" w:rsidDel="001F74F6" w:rsidRDefault="00CC3B84" w:rsidP="00CC3B84">
      <w:pPr>
        <w:pStyle w:val="ListParagraph"/>
        <w:spacing w:line="360" w:lineRule="auto"/>
        <w:ind w:left="1440"/>
        <w:rPr>
          <w:del w:id="27" w:author="Ivan Marković" w:date="2017-06-05T10:07:00Z"/>
          <w:rFonts w:ascii="Arial" w:hAnsi="Arial" w:cs="Arial"/>
          <w:sz w:val="24"/>
          <w:szCs w:val="24"/>
        </w:rPr>
      </w:pPr>
    </w:p>
    <w:p w14:paraId="43C53104" w14:textId="159161D4" w:rsidR="006B2186" w:rsidDel="001F74F6" w:rsidRDefault="006B2186" w:rsidP="00CC3B84">
      <w:pPr>
        <w:pStyle w:val="ListParagraph"/>
        <w:spacing w:line="360" w:lineRule="auto"/>
        <w:ind w:left="1440"/>
        <w:rPr>
          <w:del w:id="28" w:author="Ivan Marković" w:date="2017-06-05T10:07:00Z"/>
          <w:rFonts w:ascii="Arial" w:hAnsi="Arial" w:cs="Arial"/>
          <w:sz w:val="24"/>
          <w:szCs w:val="24"/>
        </w:rPr>
      </w:pPr>
    </w:p>
    <w:p w14:paraId="05758912" w14:textId="0562CA2D" w:rsidR="006B2186" w:rsidDel="001F74F6" w:rsidRDefault="006B2186" w:rsidP="00CC3B84">
      <w:pPr>
        <w:pStyle w:val="ListParagraph"/>
        <w:spacing w:line="360" w:lineRule="auto"/>
        <w:ind w:left="1440"/>
        <w:rPr>
          <w:del w:id="29" w:author="Ivan Marković" w:date="2017-06-05T10:07:00Z"/>
          <w:rFonts w:ascii="Arial" w:hAnsi="Arial" w:cs="Arial"/>
          <w:sz w:val="24"/>
          <w:szCs w:val="24"/>
        </w:rPr>
      </w:pPr>
    </w:p>
    <w:p w14:paraId="76A5A9CB" w14:textId="39F2D0C1" w:rsidR="006B2186" w:rsidDel="001F74F6" w:rsidRDefault="006B2186" w:rsidP="00CC3B84">
      <w:pPr>
        <w:pStyle w:val="ListParagraph"/>
        <w:spacing w:line="360" w:lineRule="auto"/>
        <w:ind w:left="1440"/>
        <w:rPr>
          <w:del w:id="30" w:author="Ivan Marković" w:date="2017-06-05T10:07:00Z"/>
          <w:rFonts w:ascii="Arial" w:hAnsi="Arial" w:cs="Arial"/>
          <w:sz w:val="24"/>
          <w:szCs w:val="24"/>
        </w:rPr>
      </w:pPr>
    </w:p>
    <w:p w14:paraId="5892F91A" w14:textId="2A015162" w:rsidR="08C1AB28" w:rsidRDefault="08C1AB28" w:rsidP="00DD48B5">
      <w:pPr>
        <w:spacing w:line="360" w:lineRule="auto"/>
        <w:ind w:left="720"/>
        <w:jc w:val="both"/>
        <w:rPr>
          <w:rFonts w:ascii="Arial" w:hAnsi="Arial" w:cs="Arial"/>
          <w:sz w:val="24"/>
          <w:szCs w:val="24"/>
        </w:rPr>
      </w:pPr>
      <w:r w:rsidRPr="08C1AB28">
        <w:rPr>
          <w:rFonts w:ascii="Arial" w:hAnsi="Arial" w:cs="Arial"/>
          <w:sz w:val="24"/>
          <w:szCs w:val="24"/>
        </w:rPr>
        <w:t>Vrijedno</w:t>
      </w:r>
      <w:r w:rsidR="00551EA3">
        <w:rPr>
          <w:rFonts w:ascii="Arial" w:hAnsi="Arial" w:cs="Arial"/>
          <w:sz w:val="24"/>
          <w:szCs w:val="24"/>
        </w:rPr>
        <w:t>sti koje su specifične za naš ap</w:t>
      </w:r>
      <w:r w:rsidRPr="08C1AB28">
        <w:rPr>
          <w:rFonts w:ascii="Arial" w:hAnsi="Arial" w:cs="Arial"/>
          <w:sz w:val="24"/>
          <w:szCs w:val="24"/>
        </w:rPr>
        <w:t>straktni rob</w:t>
      </w:r>
      <w:r w:rsidR="00DD48B5">
        <w:rPr>
          <w:rFonts w:ascii="Arial" w:hAnsi="Arial" w:cs="Arial"/>
          <w:sz w:val="24"/>
          <w:szCs w:val="24"/>
        </w:rPr>
        <w:t>ot su:</w:t>
      </w:r>
    </w:p>
    <w:p w14:paraId="478A45F3" w14:textId="0D6BB4F5"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Minimalni kut</w:t>
      </w:r>
    </w:p>
    <w:p w14:paraId="18BBD149" w14:textId="66A1F5D5" w:rsidR="08C1AB28" w:rsidRDefault="08C1AB28" w:rsidP="00DD48B5">
      <w:pPr>
        <w:pStyle w:val="ListParagraph"/>
        <w:numPr>
          <w:ilvl w:val="1"/>
          <w:numId w:val="26"/>
        </w:numPr>
        <w:spacing w:line="360" w:lineRule="auto"/>
        <w:jc w:val="both"/>
        <w:rPr>
          <w:sz w:val="24"/>
          <w:szCs w:val="24"/>
        </w:rPr>
      </w:pPr>
      <w:r w:rsidRPr="08C1AB28">
        <w:rPr>
          <w:rFonts w:ascii="Arial" w:hAnsi="Arial" w:cs="Arial"/>
          <w:sz w:val="24"/>
          <w:szCs w:val="24"/>
        </w:rPr>
        <w:t xml:space="preserve"> -120</w:t>
      </w:r>
      <w:r w:rsidR="00CC3B84">
        <w:rPr>
          <w:rFonts w:ascii="Arial" w:hAnsi="Arial" w:cs="Arial"/>
          <w:sz w:val="24"/>
          <w:szCs w:val="24"/>
        </w:rPr>
        <w:t xml:space="preserve"> </w:t>
      </w:r>
      <w:r w:rsidR="00CC3B84">
        <w:rPr>
          <w:rFonts w:ascii="Arial" w:hAnsi="Arial" w:cs="Arial" w:hint="cs"/>
          <w:sz w:val="24"/>
          <w:szCs w:val="24"/>
          <w:rtl/>
          <w:lang w:bidi="he-IL"/>
        </w:rPr>
        <w:t>stupnjeva</w:t>
      </w:r>
      <w:r w:rsidR="00CC3B84">
        <w:rPr>
          <w:rFonts w:ascii="Arial" w:hAnsi="Arial" w:cs="Arial"/>
          <w:sz w:val="24"/>
          <w:szCs w:val="24"/>
        </w:rPr>
        <w:t xml:space="preserve"> </w:t>
      </w:r>
      <w:r w:rsidRPr="08C1AB28">
        <w:rPr>
          <w:rFonts w:ascii="Arial" w:hAnsi="Arial" w:cs="Arial"/>
          <w:sz w:val="24"/>
          <w:szCs w:val="24"/>
        </w:rPr>
        <w:t>ili oko –2 rad</w:t>
      </w:r>
      <w:r w:rsidR="00CC3B84">
        <w:rPr>
          <w:rFonts w:ascii="Arial" w:hAnsi="Arial" w:cs="Arial"/>
          <w:sz w:val="24"/>
          <w:szCs w:val="24"/>
        </w:rPr>
        <w:t>ijana</w:t>
      </w:r>
    </w:p>
    <w:p w14:paraId="50F87C61" w14:textId="55AB6B63"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Maksimalni kut</w:t>
      </w:r>
    </w:p>
    <w:p w14:paraId="26C309A3" w14:textId="03428D34" w:rsidR="08C1AB28" w:rsidRDefault="08C1AB28" w:rsidP="00DD48B5">
      <w:pPr>
        <w:pStyle w:val="ListParagraph"/>
        <w:numPr>
          <w:ilvl w:val="1"/>
          <w:numId w:val="26"/>
        </w:numPr>
        <w:spacing w:line="360" w:lineRule="auto"/>
        <w:jc w:val="both"/>
        <w:rPr>
          <w:sz w:val="24"/>
          <w:szCs w:val="24"/>
        </w:rPr>
      </w:pPr>
      <w:r w:rsidRPr="08C1AB28">
        <w:rPr>
          <w:rFonts w:ascii="Arial" w:hAnsi="Arial" w:cs="Arial"/>
          <w:sz w:val="24"/>
          <w:szCs w:val="24"/>
        </w:rPr>
        <w:t xml:space="preserve">120 </w:t>
      </w:r>
      <w:r w:rsidR="00CC3B84">
        <w:rPr>
          <w:rFonts w:ascii="Arial" w:hAnsi="Arial" w:cs="Arial" w:hint="cs"/>
          <w:sz w:val="24"/>
          <w:szCs w:val="24"/>
          <w:rtl/>
          <w:lang w:bidi="he-IL"/>
        </w:rPr>
        <w:t>stupnjeva</w:t>
      </w:r>
      <w:r w:rsidRPr="08C1AB28">
        <w:rPr>
          <w:rFonts w:ascii="Arial" w:hAnsi="Arial" w:cs="Arial"/>
          <w:sz w:val="24"/>
          <w:szCs w:val="24"/>
        </w:rPr>
        <w:t xml:space="preserve"> ili oko 2 rad</w:t>
      </w:r>
      <w:r w:rsidR="00CC3B84">
        <w:rPr>
          <w:rFonts w:ascii="Arial" w:hAnsi="Arial" w:cs="Arial"/>
          <w:sz w:val="24"/>
          <w:szCs w:val="24"/>
        </w:rPr>
        <w:t>ijana</w:t>
      </w:r>
    </w:p>
    <w:p w14:paraId="70F5CA72" w14:textId="253CE091"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 xml:space="preserve">Diskretni korak </w:t>
      </w:r>
      <w:proofErr w:type="spellStart"/>
      <w:r w:rsidRPr="08C1AB28">
        <w:rPr>
          <w:rFonts w:ascii="Arial" w:hAnsi="Arial" w:cs="Arial"/>
          <w:sz w:val="24"/>
          <w:szCs w:val="24"/>
        </w:rPr>
        <w:t>inkrementacija</w:t>
      </w:r>
      <w:proofErr w:type="spellEnd"/>
      <w:r w:rsidRPr="08C1AB28">
        <w:rPr>
          <w:rFonts w:ascii="Arial" w:hAnsi="Arial" w:cs="Arial"/>
          <w:sz w:val="24"/>
          <w:szCs w:val="24"/>
        </w:rPr>
        <w:t xml:space="preserve"> kuta</w:t>
      </w:r>
    </w:p>
    <w:p w14:paraId="41678532" w14:textId="02AD0456" w:rsidR="08C1AB28" w:rsidRDefault="00CC3B84" w:rsidP="00DD48B5">
      <w:pPr>
        <w:pStyle w:val="ListParagraph"/>
        <w:numPr>
          <w:ilvl w:val="1"/>
          <w:numId w:val="26"/>
        </w:numPr>
        <w:spacing w:line="360" w:lineRule="auto"/>
        <w:jc w:val="both"/>
        <w:rPr>
          <w:sz w:val="24"/>
          <w:szCs w:val="24"/>
        </w:rPr>
      </w:pPr>
      <w:r>
        <w:rPr>
          <w:rFonts w:ascii="Arial" w:hAnsi="Arial" w:cs="Arial"/>
          <w:sz w:val="24"/>
          <w:szCs w:val="24"/>
        </w:rPr>
        <w:t xml:space="preserve">0.06 radijana ili oko 0.36 stupnjeva </w:t>
      </w:r>
    </w:p>
    <w:p w14:paraId="66523CF2" w14:textId="26BBA70F"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 xml:space="preserve">Minimalna </w:t>
      </w:r>
      <w:r w:rsidR="00CC3B84">
        <w:rPr>
          <w:rFonts w:ascii="Arial" w:hAnsi="Arial" w:cs="Arial"/>
          <w:sz w:val="24"/>
          <w:szCs w:val="24"/>
        </w:rPr>
        <w:t>udaljenost</w:t>
      </w:r>
    </w:p>
    <w:p w14:paraId="6F201634" w14:textId="0B529198" w:rsidR="08C1AB28" w:rsidRDefault="08C1AB28" w:rsidP="00DD48B5">
      <w:pPr>
        <w:pStyle w:val="ListParagraph"/>
        <w:numPr>
          <w:ilvl w:val="1"/>
          <w:numId w:val="26"/>
        </w:numPr>
        <w:spacing w:line="360" w:lineRule="auto"/>
        <w:jc w:val="both"/>
        <w:rPr>
          <w:sz w:val="24"/>
          <w:szCs w:val="24"/>
        </w:rPr>
      </w:pPr>
      <w:r w:rsidRPr="08C1AB28">
        <w:rPr>
          <w:rFonts w:ascii="Arial" w:hAnsi="Arial" w:cs="Arial"/>
          <w:sz w:val="24"/>
          <w:szCs w:val="24"/>
        </w:rPr>
        <w:t>0.06 metara</w:t>
      </w:r>
    </w:p>
    <w:p w14:paraId="0EBF5653" w14:textId="0F62E293"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Maksimalna distanca</w:t>
      </w:r>
    </w:p>
    <w:p w14:paraId="04005E60" w14:textId="370BA5E1" w:rsidR="08C1AB28" w:rsidRDefault="08C1AB28" w:rsidP="00DD48B5">
      <w:pPr>
        <w:pStyle w:val="ListParagraph"/>
        <w:numPr>
          <w:ilvl w:val="1"/>
          <w:numId w:val="26"/>
        </w:numPr>
        <w:spacing w:line="360" w:lineRule="auto"/>
        <w:jc w:val="both"/>
        <w:rPr>
          <w:sz w:val="24"/>
          <w:szCs w:val="24"/>
        </w:rPr>
      </w:pPr>
      <w:r w:rsidRPr="08C1AB28">
        <w:rPr>
          <w:rFonts w:ascii="Arial" w:hAnsi="Arial" w:cs="Arial"/>
          <w:sz w:val="24"/>
          <w:szCs w:val="24"/>
        </w:rPr>
        <w:t>4.09 metara</w:t>
      </w:r>
    </w:p>
    <w:p w14:paraId="74D1340B" w14:textId="6877EBA6" w:rsidR="08C1AB28" w:rsidRDefault="08C1AB28" w:rsidP="00DD48B5">
      <w:pPr>
        <w:pStyle w:val="ListParagraph"/>
        <w:numPr>
          <w:ilvl w:val="0"/>
          <w:numId w:val="26"/>
        </w:numPr>
        <w:spacing w:line="360" w:lineRule="auto"/>
        <w:jc w:val="both"/>
        <w:rPr>
          <w:rFonts w:ascii="Arial" w:hAnsi="Arial" w:cs="Arial"/>
          <w:sz w:val="24"/>
          <w:szCs w:val="24"/>
        </w:rPr>
      </w:pPr>
      <w:r w:rsidRPr="08C1AB28">
        <w:rPr>
          <w:rFonts w:ascii="Arial" w:hAnsi="Arial" w:cs="Arial"/>
          <w:sz w:val="24"/>
          <w:szCs w:val="24"/>
        </w:rPr>
        <w:t>Broj laserskih zraka</w:t>
      </w:r>
    </w:p>
    <w:p w14:paraId="3AF6CF03" w14:textId="3C289F86" w:rsidR="08C1AB28" w:rsidRDefault="08C1AB28" w:rsidP="00DD48B5">
      <w:pPr>
        <w:pStyle w:val="ListParagraph"/>
        <w:numPr>
          <w:ilvl w:val="1"/>
          <w:numId w:val="26"/>
        </w:numPr>
        <w:spacing w:line="360" w:lineRule="auto"/>
        <w:jc w:val="both"/>
        <w:rPr>
          <w:sz w:val="24"/>
          <w:szCs w:val="24"/>
        </w:rPr>
      </w:pPr>
      <w:r w:rsidRPr="08C1AB28">
        <w:rPr>
          <w:rFonts w:ascii="Arial" w:hAnsi="Arial" w:cs="Arial"/>
          <w:sz w:val="24"/>
          <w:szCs w:val="24"/>
        </w:rPr>
        <w:t>667</w:t>
      </w:r>
    </w:p>
    <w:p w14:paraId="5FEDDA60" w14:textId="2FCED95C"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Kut pod kojim se nalazi određena laserska zraka se računa na sljedeći način:</w:t>
      </w:r>
    </w:p>
    <w:p w14:paraId="77A4FCFE" w14:textId="69A004EE"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 xml:space="preserve">Kut = početni kut + diskretni korak </w:t>
      </w:r>
      <w:proofErr w:type="spellStart"/>
      <w:r w:rsidRPr="08C1AB28">
        <w:rPr>
          <w:rFonts w:ascii="Arial" w:hAnsi="Arial" w:cs="Arial"/>
          <w:sz w:val="24"/>
          <w:szCs w:val="24"/>
        </w:rPr>
        <w:t>inkrementacije</w:t>
      </w:r>
      <w:proofErr w:type="spellEnd"/>
      <w:r w:rsidRPr="08C1AB28">
        <w:rPr>
          <w:rFonts w:ascii="Arial" w:hAnsi="Arial" w:cs="Arial"/>
          <w:sz w:val="24"/>
          <w:szCs w:val="24"/>
        </w:rPr>
        <w:t xml:space="preserve"> kuta * redni broj lasera</w:t>
      </w:r>
    </w:p>
    <w:p w14:paraId="247B749F" w14:textId="77777777" w:rsidR="00D654FF" w:rsidRDefault="00D654FF" w:rsidP="08C1AB28">
      <w:pPr>
        <w:pStyle w:val="ListParagraph"/>
        <w:spacing w:line="360" w:lineRule="auto"/>
        <w:rPr>
          <w:rFonts w:ascii="Arial" w:hAnsi="Arial" w:cs="Arial"/>
          <w:sz w:val="24"/>
          <w:szCs w:val="24"/>
        </w:rPr>
      </w:pPr>
    </w:p>
    <w:p w14:paraId="69D6CF00" w14:textId="0B1AB146"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Još jedna važ</w:t>
      </w:r>
      <w:r w:rsidR="00BC602E">
        <w:rPr>
          <w:rFonts w:ascii="Arial" w:hAnsi="Arial" w:cs="Arial"/>
          <w:sz w:val="24"/>
          <w:szCs w:val="24"/>
        </w:rPr>
        <w:t>n</w:t>
      </w:r>
      <w:r w:rsidRPr="08C1AB28">
        <w:rPr>
          <w:rFonts w:ascii="Arial" w:hAnsi="Arial" w:cs="Arial"/>
          <w:sz w:val="24"/>
          <w:szCs w:val="24"/>
        </w:rPr>
        <w:t xml:space="preserve">a struktura poruke koja će se koristiti je struktura koja predstavlja </w:t>
      </w:r>
      <w:proofErr w:type="spellStart"/>
      <w:r w:rsidRPr="08C1AB28">
        <w:rPr>
          <w:rFonts w:ascii="Arial" w:hAnsi="Arial" w:cs="Arial"/>
          <w:sz w:val="24"/>
          <w:szCs w:val="24"/>
        </w:rPr>
        <w:t>odometrijska</w:t>
      </w:r>
      <w:proofErr w:type="spellEnd"/>
      <w:r w:rsidRPr="08C1AB28">
        <w:rPr>
          <w:rFonts w:ascii="Arial" w:hAnsi="Arial" w:cs="Arial"/>
          <w:sz w:val="24"/>
          <w:szCs w:val="24"/>
        </w:rPr>
        <w:t xml:space="preserve"> stanja robota (</w:t>
      </w:r>
      <w:proofErr w:type="spellStart"/>
      <w:r w:rsidRPr="08C1AB28">
        <w:rPr>
          <w:rFonts w:ascii="Arial" w:hAnsi="Arial" w:cs="Arial"/>
          <w:sz w:val="24"/>
          <w:szCs w:val="24"/>
        </w:rPr>
        <w:t>eng</w:t>
      </w:r>
      <w:proofErr w:type="spellEnd"/>
      <w:r w:rsidRPr="08C1AB28">
        <w:rPr>
          <w:rFonts w:ascii="Arial" w:hAnsi="Arial" w:cs="Arial"/>
          <w:sz w:val="24"/>
          <w:szCs w:val="24"/>
        </w:rPr>
        <w:t>. Odometry).</w:t>
      </w:r>
    </w:p>
    <w:p w14:paraId="70D3F094" w14:textId="769B579D" w:rsidR="00F80D9F" w:rsidRPr="008634B5" w:rsidRDefault="000E56D2" w:rsidP="008634B5">
      <w:pPr>
        <w:pStyle w:val="ListParagraph"/>
        <w:keepNext/>
        <w:spacing w:line="360" w:lineRule="auto"/>
        <w:jc w:val="center"/>
        <w:rPr>
          <w:rFonts w:ascii="Arial" w:hAnsi="Arial" w:cs="Arial"/>
          <w:i/>
          <w:sz w:val="24"/>
          <w:szCs w:val="24"/>
        </w:rPr>
      </w:pPr>
      <w:r>
        <w:rPr>
          <w:noProof/>
          <w:lang w:eastAsia="hr-HR"/>
        </w:rPr>
        <w:lastRenderedPageBreak/>
        <mc:AlternateContent>
          <mc:Choice Requires="wps">
            <w:drawing>
              <wp:anchor distT="0" distB="0" distL="114300" distR="114300" simplePos="0" relativeHeight="251543552" behindDoc="0" locked="0" layoutInCell="1" allowOverlap="1" wp14:anchorId="001783AC" wp14:editId="10FAFEF6">
                <wp:simplePos x="0" y="0"/>
                <wp:positionH relativeFrom="column">
                  <wp:posOffset>1053465</wp:posOffset>
                </wp:positionH>
                <wp:positionV relativeFrom="paragraph">
                  <wp:posOffset>2869565</wp:posOffset>
                </wp:positionV>
                <wp:extent cx="4124325" cy="635"/>
                <wp:effectExtent l="0" t="0" r="9525" b="18415"/>
                <wp:wrapTopAndBottom/>
                <wp:docPr id="29" name="Tekstni okvir 2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7144382A" w14:textId="35A061ED" w:rsidR="00DE7483" w:rsidRPr="00CF6099" w:rsidRDefault="00DE7483" w:rsidP="000E56D2">
                            <w:pPr>
                              <w:pStyle w:val="Caption"/>
                            </w:pPr>
                            <w:r>
                              <w:t xml:space="preserve">Slika </w:t>
                            </w:r>
                            <w:r>
                              <w:fldChar w:fldCharType="begin"/>
                            </w:r>
                            <w:r>
                              <w:instrText xml:space="preserve"> SEQ Slika \* ARABIC </w:instrText>
                            </w:r>
                            <w:r>
                              <w:fldChar w:fldCharType="separate"/>
                            </w:r>
                            <w:r>
                              <w:rPr>
                                <w:noProof/>
                              </w:rPr>
                              <w:t>13</w:t>
                            </w:r>
                            <w:r>
                              <w:fldChar w:fldCharType="end"/>
                            </w:r>
                            <w:r>
                              <w:t xml:space="preserve"> Struktura poruke Odometry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783AC" id="Tekstni okvir 29" o:spid="_x0000_s1037" type="#_x0000_t202" style="position:absolute;left:0;text-align:left;margin-left:82.95pt;margin-top:225.95pt;width:324.7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" stroked="f">
                <v:textbox style="mso-fit-shape-to-text:t" inset="0,0,0,0">
                  <w:txbxContent>
                    <w:p w14:paraId="7144382A" w14:textId="35A061ED" w:rsidR="00DE7483" w:rsidRPr="00CF6099" w:rsidRDefault="00DE7483" w:rsidP="000E56D2">
                      <w:pPr>
                        <w:pStyle w:val="Opisslike"/>
                      </w:pPr>
                      <w:r>
                        <w:t xml:space="preserve">Slika </w:t>
                      </w:r>
                      <w:r>
                        <w:fldChar w:fldCharType="begin"/>
                      </w:r>
                      <w:r>
                        <w:instrText xml:space="preserve"> SEQ Slika \* ARABIC </w:instrText>
                      </w:r>
                      <w:r>
                        <w:fldChar w:fldCharType="separate"/>
                      </w:r>
                      <w:r>
                        <w:rPr>
                          <w:noProof/>
                        </w:rPr>
                        <w:t>13</w:t>
                      </w:r>
                      <w:r>
                        <w:fldChar w:fldCharType="end"/>
                      </w:r>
                      <w:r>
                        <w:t xml:space="preserve"> Struktura poruke Odometry</w:t>
                      </w:r>
                    </w:p>
                  </w:txbxContent>
                </v:textbox>
                <w10:wrap type="topAndBottom"/>
              </v:shape>
            </w:pict>
          </mc:Fallback>
        </mc:AlternateContent>
      </w:r>
      <w:r w:rsidR="08C1AB28">
        <w:rPr>
          <w:noProof/>
          <w:lang w:eastAsia="hr-HR"/>
        </w:rPr>
        <w:drawing>
          <wp:anchor distT="0" distB="0" distL="114300" distR="114300" simplePos="0" relativeHeight="251524096" behindDoc="0" locked="0" layoutInCell="1" allowOverlap="1" wp14:anchorId="12C1B69B" wp14:editId="57C7228E">
            <wp:simplePos x="0" y="0"/>
            <wp:positionH relativeFrom="column">
              <wp:posOffset>1053465</wp:posOffset>
            </wp:positionH>
            <wp:positionV relativeFrom="paragraph">
              <wp:posOffset>2540</wp:posOffset>
            </wp:positionV>
            <wp:extent cx="4124325" cy="2809875"/>
            <wp:effectExtent l="0" t="0" r="9525" b="9525"/>
            <wp:wrapTopAndBottom/>
            <wp:docPr id="17732296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124325" cy="2809875"/>
                    </a:xfrm>
                    <a:prstGeom prst="rect">
                      <a:avLst/>
                    </a:prstGeom>
                  </pic:spPr>
                </pic:pic>
              </a:graphicData>
            </a:graphic>
            <wp14:sizeRelH relativeFrom="page">
              <wp14:pctWidth>0</wp14:pctWidth>
            </wp14:sizeRelH>
            <wp14:sizeRelV relativeFrom="page">
              <wp14:pctHeight>0</wp14:pctHeight>
            </wp14:sizeRelV>
          </wp:anchor>
        </w:drawing>
      </w:r>
    </w:p>
    <w:p w14:paraId="09B6A6A2" w14:textId="75CD02F2"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 xml:space="preserve">Struktura </w:t>
      </w:r>
      <w:proofErr w:type="spellStart"/>
      <w:r w:rsidRPr="08C1AB28">
        <w:rPr>
          <w:rFonts w:ascii="Arial" w:hAnsi="Arial" w:cs="Arial"/>
          <w:sz w:val="24"/>
          <w:szCs w:val="24"/>
        </w:rPr>
        <w:t>odometrijske</w:t>
      </w:r>
      <w:proofErr w:type="spellEnd"/>
      <w:r w:rsidRPr="08C1AB28">
        <w:rPr>
          <w:rFonts w:ascii="Arial" w:hAnsi="Arial" w:cs="Arial"/>
          <w:sz w:val="24"/>
          <w:szCs w:val="24"/>
        </w:rPr>
        <w:t xml:space="preserve"> poruke je:</w:t>
      </w:r>
    </w:p>
    <w:p w14:paraId="45B2F237" w14:textId="3DA7EC2E" w:rsidR="08C1AB28" w:rsidRDefault="08C1AB28" w:rsidP="00DD48B5">
      <w:pPr>
        <w:pStyle w:val="ListParagraph"/>
        <w:spacing w:line="360" w:lineRule="auto"/>
        <w:jc w:val="both"/>
        <w:rPr>
          <w:rFonts w:ascii="Arial" w:hAnsi="Arial" w:cs="Arial"/>
          <w:sz w:val="24"/>
          <w:szCs w:val="24"/>
        </w:rPr>
      </w:pPr>
    </w:p>
    <w:p w14:paraId="35C42C48" w14:textId="78A71948"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Glavni atributi strukture su:</w:t>
      </w:r>
    </w:p>
    <w:p w14:paraId="4D2E319B" w14:textId="122654B1" w:rsidR="08C1AB28" w:rsidRDefault="08C1AB28" w:rsidP="00DD48B5">
      <w:pPr>
        <w:pStyle w:val="ListParagraph"/>
        <w:numPr>
          <w:ilvl w:val="0"/>
          <w:numId w:val="28"/>
        </w:numPr>
        <w:spacing w:line="360" w:lineRule="auto"/>
        <w:jc w:val="both"/>
        <w:rPr>
          <w:rFonts w:ascii="Arial" w:hAnsi="Arial" w:cs="Arial"/>
          <w:sz w:val="24"/>
          <w:szCs w:val="24"/>
        </w:rPr>
      </w:pPr>
      <w:proofErr w:type="spellStart"/>
      <w:r w:rsidRPr="08C1AB28">
        <w:rPr>
          <w:rFonts w:ascii="Arial" w:hAnsi="Arial" w:cs="Arial"/>
          <w:sz w:val="24"/>
          <w:szCs w:val="24"/>
        </w:rPr>
        <w:t>Header</w:t>
      </w:r>
      <w:proofErr w:type="spellEnd"/>
      <w:r w:rsidRPr="08C1AB28">
        <w:rPr>
          <w:rFonts w:ascii="Arial" w:hAnsi="Arial" w:cs="Arial"/>
          <w:sz w:val="24"/>
          <w:szCs w:val="24"/>
        </w:rPr>
        <w:t xml:space="preserve"> – zaglavlje s meta podacima</w:t>
      </w:r>
    </w:p>
    <w:p w14:paraId="72FC57AA" w14:textId="0B527691" w:rsidR="08C1AB28" w:rsidRDefault="08C1AB28" w:rsidP="00DD48B5">
      <w:pPr>
        <w:pStyle w:val="ListParagraph"/>
        <w:numPr>
          <w:ilvl w:val="0"/>
          <w:numId w:val="28"/>
        </w:numPr>
        <w:spacing w:line="360" w:lineRule="auto"/>
        <w:jc w:val="both"/>
        <w:rPr>
          <w:rFonts w:ascii="Arial" w:hAnsi="Arial" w:cs="Arial"/>
          <w:sz w:val="24"/>
          <w:szCs w:val="24"/>
        </w:rPr>
      </w:pPr>
      <w:proofErr w:type="spellStart"/>
      <w:r w:rsidRPr="08C1AB28">
        <w:rPr>
          <w:rFonts w:ascii="Arial" w:hAnsi="Arial" w:cs="Arial"/>
          <w:sz w:val="24"/>
          <w:szCs w:val="24"/>
        </w:rPr>
        <w:t>Child_frame_id</w:t>
      </w:r>
      <w:proofErr w:type="spellEnd"/>
      <w:r w:rsidRPr="08C1AB28">
        <w:rPr>
          <w:rFonts w:ascii="Arial" w:hAnsi="Arial" w:cs="Arial"/>
          <w:sz w:val="24"/>
          <w:szCs w:val="24"/>
        </w:rPr>
        <w:t xml:space="preserve"> – identifikacija okvira djeteta</w:t>
      </w:r>
    </w:p>
    <w:p w14:paraId="5B1208AB" w14:textId="7FBA50E3" w:rsidR="08C1AB28" w:rsidRDefault="08C1AB28" w:rsidP="00DD48B5">
      <w:pPr>
        <w:pStyle w:val="ListParagraph"/>
        <w:numPr>
          <w:ilvl w:val="0"/>
          <w:numId w:val="28"/>
        </w:numPr>
        <w:spacing w:line="360" w:lineRule="auto"/>
        <w:jc w:val="both"/>
        <w:rPr>
          <w:rFonts w:ascii="Arial" w:hAnsi="Arial" w:cs="Arial"/>
          <w:sz w:val="24"/>
          <w:szCs w:val="24"/>
        </w:rPr>
      </w:pPr>
      <w:proofErr w:type="spellStart"/>
      <w:r w:rsidRPr="08C1AB28">
        <w:rPr>
          <w:rFonts w:ascii="Arial" w:hAnsi="Arial" w:cs="Arial"/>
          <w:sz w:val="24"/>
          <w:szCs w:val="24"/>
        </w:rPr>
        <w:t>Pose</w:t>
      </w:r>
      <w:proofErr w:type="spellEnd"/>
      <w:r w:rsidRPr="08C1AB28">
        <w:rPr>
          <w:rFonts w:ascii="Arial" w:hAnsi="Arial" w:cs="Arial"/>
          <w:sz w:val="24"/>
          <w:szCs w:val="24"/>
        </w:rPr>
        <w:t xml:space="preserve"> – opisuje statične stvari:</w:t>
      </w:r>
    </w:p>
    <w:p w14:paraId="052E07B9" w14:textId="77777777" w:rsidR="08C1AB28" w:rsidRDefault="08C1AB28" w:rsidP="00DD48B5">
      <w:pPr>
        <w:pStyle w:val="ListParagraph"/>
        <w:numPr>
          <w:ilvl w:val="1"/>
          <w:numId w:val="28"/>
        </w:numPr>
        <w:spacing w:line="360" w:lineRule="auto"/>
        <w:jc w:val="both"/>
        <w:rPr>
          <w:rFonts w:ascii="Arial" w:hAnsi="Arial" w:cs="Arial"/>
          <w:sz w:val="24"/>
          <w:szCs w:val="24"/>
        </w:rPr>
      </w:pPr>
      <w:proofErr w:type="spellStart"/>
      <w:r w:rsidRPr="08C1AB28">
        <w:rPr>
          <w:rFonts w:ascii="Arial" w:hAnsi="Arial" w:cs="Arial"/>
          <w:sz w:val="24"/>
          <w:szCs w:val="24"/>
        </w:rPr>
        <w:t>Pose</w:t>
      </w:r>
      <w:proofErr w:type="spellEnd"/>
      <w:r w:rsidRPr="08C1AB28">
        <w:rPr>
          <w:rFonts w:ascii="Arial" w:hAnsi="Arial" w:cs="Arial"/>
          <w:sz w:val="24"/>
          <w:szCs w:val="24"/>
        </w:rPr>
        <w:t xml:space="preserve"> – pozicija prikazana pomoću x, y i z koordinata</w:t>
      </w:r>
    </w:p>
    <w:p w14:paraId="1B41F616" w14:textId="31375B58" w:rsidR="08C1AB28" w:rsidRDefault="08C1AB28" w:rsidP="00DD48B5">
      <w:pPr>
        <w:pStyle w:val="ListParagraph"/>
        <w:numPr>
          <w:ilvl w:val="1"/>
          <w:numId w:val="28"/>
        </w:numPr>
        <w:spacing w:line="360" w:lineRule="auto"/>
        <w:jc w:val="both"/>
        <w:rPr>
          <w:rFonts w:ascii="Arial" w:hAnsi="Arial" w:cs="Arial"/>
          <w:sz w:val="24"/>
          <w:szCs w:val="24"/>
        </w:rPr>
      </w:pPr>
      <w:proofErr w:type="spellStart"/>
      <w:r w:rsidRPr="08C1AB28">
        <w:rPr>
          <w:rFonts w:ascii="Arial" w:hAnsi="Arial" w:cs="Arial"/>
          <w:sz w:val="24"/>
          <w:szCs w:val="24"/>
        </w:rPr>
        <w:t>Orientation</w:t>
      </w:r>
      <w:proofErr w:type="spellEnd"/>
      <w:r w:rsidRPr="08C1AB28">
        <w:rPr>
          <w:rFonts w:ascii="Arial" w:hAnsi="Arial" w:cs="Arial"/>
          <w:sz w:val="24"/>
          <w:szCs w:val="24"/>
        </w:rPr>
        <w:t xml:space="preserve"> – orijentacija prikazana u obliku jediničnog </w:t>
      </w:r>
      <w:proofErr w:type="spellStart"/>
      <w:r w:rsidRPr="08C1AB28">
        <w:rPr>
          <w:rFonts w:ascii="Arial" w:hAnsi="Arial" w:cs="Arial"/>
          <w:sz w:val="24"/>
          <w:szCs w:val="24"/>
        </w:rPr>
        <w:t>kvaterna</w:t>
      </w:r>
      <w:proofErr w:type="spellEnd"/>
    </w:p>
    <w:p w14:paraId="3469FF94" w14:textId="2005E973" w:rsidR="08C1AB28" w:rsidRDefault="08C1AB28" w:rsidP="00DD48B5">
      <w:pPr>
        <w:pStyle w:val="ListParagraph"/>
        <w:numPr>
          <w:ilvl w:val="0"/>
          <w:numId w:val="28"/>
        </w:numPr>
        <w:spacing w:line="360" w:lineRule="auto"/>
        <w:jc w:val="both"/>
        <w:rPr>
          <w:rFonts w:ascii="Arial" w:hAnsi="Arial" w:cs="Arial"/>
          <w:sz w:val="24"/>
          <w:szCs w:val="24"/>
        </w:rPr>
      </w:pPr>
      <w:proofErr w:type="spellStart"/>
      <w:r w:rsidRPr="08C1AB28">
        <w:rPr>
          <w:rFonts w:ascii="Arial" w:hAnsi="Arial" w:cs="Arial"/>
          <w:sz w:val="24"/>
          <w:szCs w:val="24"/>
        </w:rPr>
        <w:t>Twist</w:t>
      </w:r>
      <w:proofErr w:type="spellEnd"/>
      <w:r w:rsidRPr="08C1AB28">
        <w:rPr>
          <w:rFonts w:ascii="Arial" w:hAnsi="Arial" w:cs="Arial"/>
          <w:sz w:val="24"/>
          <w:szCs w:val="24"/>
        </w:rPr>
        <w:t xml:space="preserve"> – opisuje dinamičke stvari:</w:t>
      </w:r>
    </w:p>
    <w:p w14:paraId="39D29E06" w14:textId="7DA307BA" w:rsidR="08C1AB28" w:rsidRDefault="08C1AB28" w:rsidP="00DD48B5">
      <w:pPr>
        <w:pStyle w:val="ListParagraph"/>
        <w:numPr>
          <w:ilvl w:val="1"/>
          <w:numId w:val="28"/>
        </w:numPr>
        <w:spacing w:line="360" w:lineRule="auto"/>
        <w:jc w:val="both"/>
        <w:rPr>
          <w:rFonts w:ascii="Arial" w:hAnsi="Arial" w:cs="Arial"/>
          <w:sz w:val="24"/>
          <w:szCs w:val="24"/>
        </w:rPr>
      </w:pPr>
      <w:proofErr w:type="spellStart"/>
      <w:r w:rsidRPr="08C1AB28">
        <w:rPr>
          <w:rFonts w:ascii="Arial" w:hAnsi="Arial" w:cs="Arial"/>
          <w:sz w:val="24"/>
          <w:szCs w:val="24"/>
        </w:rPr>
        <w:t>Linear</w:t>
      </w:r>
      <w:proofErr w:type="spellEnd"/>
      <w:r w:rsidRPr="08C1AB28">
        <w:rPr>
          <w:rFonts w:ascii="Arial" w:hAnsi="Arial" w:cs="Arial"/>
          <w:sz w:val="24"/>
          <w:szCs w:val="24"/>
        </w:rPr>
        <w:t xml:space="preserve"> – pokazuje linearnu brzinu kao vektor u 3 dimenzije</w:t>
      </w:r>
    </w:p>
    <w:p w14:paraId="46EEA03A" w14:textId="78458CD6" w:rsidR="08C1AB28" w:rsidRDefault="08C1AB28" w:rsidP="00DD48B5">
      <w:pPr>
        <w:pStyle w:val="ListParagraph"/>
        <w:numPr>
          <w:ilvl w:val="1"/>
          <w:numId w:val="28"/>
        </w:numPr>
        <w:spacing w:line="360" w:lineRule="auto"/>
        <w:jc w:val="both"/>
        <w:rPr>
          <w:rFonts w:ascii="Arial" w:hAnsi="Arial" w:cs="Arial"/>
          <w:sz w:val="24"/>
          <w:szCs w:val="24"/>
        </w:rPr>
      </w:pPr>
      <w:proofErr w:type="spellStart"/>
      <w:r w:rsidRPr="08C1AB28">
        <w:rPr>
          <w:rFonts w:ascii="Arial" w:hAnsi="Arial" w:cs="Arial"/>
          <w:sz w:val="24"/>
          <w:szCs w:val="24"/>
        </w:rPr>
        <w:t>Angular</w:t>
      </w:r>
      <w:proofErr w:type="spellEnd"/>
      <w:r w:rsidRPr="08C1AB28">
        <w:rPr>
          <w:rFonts w:ascii="Arial" w:hAnsi="Arial" w:cs="Arial"/>
          <w:sz w:val="24"/>
          <w:szCs w:val="24"/>
        </w:rPr>
        <w:t xml:space="preserve"> – prikazuje kružnu brzinu kao vektor u 3 dimenzije</w:t>
      </w:r>
    </w:p>
    <w:p w14:paraId="3003BF72" w14:textId="6A633A9D" w:rsidR="08C1AB28" w:rsidRDefault="08C1AB28" w:rsidP="00DD48B5">
      <w:pPr>
        <w:pStyle w:val="ListParagraph"/>
        <w:spacing w:line="360" w:lineRule="auto"/>
        <w:jc w:val="both"/>
        <w:rPr>
          <w:rFonts w:ascii="Arial" w:hAnsi="Arial" w:cs="Arial"/>
          <w:sz w:val="24"/>
          <w:szCs w:val="24"/>
        </w:rPr>
      </w:pPr>
    </w:p>
    <w:p w14:paraId="4DB8D98C" w14:textId="65418ED1" w:rsidR="08C1AB28" w:rsidRDefault="000E2194" w:rsidP="00DD48B5">
      <w:pPr>
        <w:spacing w:line="360" w:lineRule="auto"/>
        <w:ind w:left="1080"/>
        <w:jc w:val="both"/>
        <w:rPr>
          <w:rFonts w:ascii="Arial" w:hAnsi="Arial" w:cs="Arial"/>
          <w:sz w:val="24"/>
          <w:szCs w:val="24"/>
        </w:rPr>
      </w:pPr>
      <w:r>
        <w:rPr>
          <w:rFonts w:ascii="Arial" w:hAnsi="Arial" w:cs="Arial"/>
          <w:sz w:val="24"/>
          <w:szCs w:val="24"/>
        </w:rPr>
        <w:t>Ova</w:t>
      </w:r>
      <w:r w:rsidR="08C1AB28" w:rsidRPr="08C1AB28">
        <w:rPr>
          <w:rFonts w:ascii="Arial" w:hAnsi="Arial" w:cs="Arial"/>
          <w:sz w:val="24"/>
          <w:szCs w:val="24"/>
        </w:rPr>
        <w:t xml:space="preserve"> će metoda kao ulazne podatke dobivati poruku </w:t>
      </w:r>
      <w:proofErr w:type="spellStart"/>
      <w:r w:rsidR="08C1AB28" w:rsidRPr="08C1AB28">
        <w:rPr>
          <w:rFonts w:ascii="Arial" w:hAnsi="Arial" w:cs="Arial"/>
          <w:sz w:val="24"/>
          <w:szCs w:val="24"/>
        </w:rPr>
        <w:t>LaserScan</w:t>
      </w:r>
      <w:proofErr w:type="spellEnd"/>
      <w:r w:rsidR="08C1AB28" w:rsidRPr="08C1AB28">
        <w:rPr>
          <w:rFonts w:ascii="Arial" w:hAnsi="Arial" w:cs="Arial"/>
          <w:sz w:val="24"/>
          <w:szCs w:val="24"/>
        </w:rPr>
        <w:t>, a kao rezultat će stvarati poruku Odometry.</w:t>
      </w:r>
    </w:p>
    <w:p w14:paraId="60317277" w14:textId="4A1721BA" w:rsidR="006A068E" w:rsidRDefault="006A068E" w:rsidP="08C1AB28">
      <w:pPr>
        <w:spacing w:line="360" w:lineRule="auto"/>
        <w:ind w:left="1080"/>
        <w:rPr>
          <w:rFonts w:ascii="Arial" w:hAnsi="Arial" w:cs="Arial"/>
          <w:sz w:val="24"/>
          <w:szCs w:val="24"/>
        </w:rPr>
      </w:pPr>
    </w:p>
    <w:p w14:paraId="7475C8C4" w14:textId="77777777" w:rsidR="008634B5" w:rsidRDefault="008634B5" w:rsidP="08C1AB28">
      <w:pPr>
        <w:spacing w:line="360" w:lineRule="auto"/>
        <w:ind w:left="1080"/>
        <w:rPr>
          <w:rFonts w:ascii="Arial" w:hAnsi="Arial" w:cs="Arial"/>
          <w:sz w:val="24"/>
          <w:szCs w:val="24"/>
        </w:rPr>
      </w:pPr>
    </w:p>
    <w:p w14:paraId="547367D3" w14:textId="459A0B17" w:rsidR="08C1AB28" w:rsidRDefault="08C1AB28" w:rsidP="0083795A">
      <w:pPr>
        <w:pStyle w:val="stilstil"/>
        <w:numPr>
          <w:ilvl w:val="1"/>
          <w:numId w:val="15"/>
        </w:numPr>
        <w:rPr>
          <w:rStyle w:val="BookTitle"/>
          <w:b/>
          <w:i w:val="0"/>
          <w:iCs w:val="0"/>
        </w:rPr>
      </w:pPr>
      <w:bookmarkStart w:id="31" w:name="_Toc484018994"/>
      <w:r w:rsidRPr="08C1AB28">
        <w:rPr>
          <w:rStyle w:val="BookTitle"/>
          <w:b/>
          <w:i w:val="0"/>
          <w:iCs w:val="0"/>
        </w:rPr>
        <w:lastRenderedPageBreak/>
        <w:t>Opis algoritma</w:t>
      </w:r>
      <w:bookmarkEnd w:id="31"/>
    </w:p>
    <w:p w14:paraId="3F822E90" w14:textId="77777777" w:rsidR="008634B5" w:rsidRDefault="008634B5" w:rsidP="00DD48B5">
      <w:pPr>
        <w:pStyle w:val="ListParagraph"/>
        <w:spacing w:line="360" w:lineRule="auto"/>
        <w:jc w:val="both"/>
        <w:rPr>
          <w:rFonts w:ascii="Arial" w:hAnsi="Arial" w:cs="Arial"/>
          <w:sz w:val="24"/>
          <w:szCs w:val="24"/>
        </w:rPr>
      </w:pPr>
    </w:p>
    <w:p w14:paraId="0080C6A1" w14:textId="272B344D"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Za pravilan rad algoritma potrebna su nam očitanja s laser koje dobivamo s teme '</w:t>
      </w:r>
      <w:r w:rsidRPr="08C1AB28">
        <w:rPr>
          <w:rFonts w:ascii="Arial" w:hAnsi="Arial" w:cs="Arial"/>
          <w:b/>
          <w:bCs/>
          <w:sz w:val="24"/>
          <w:szCs w:val="24"/>
        </w:rPr>
        <w:t>/robot0/laser_0</w:t>
      </w:r>
      <w:r w:rsidRPr="08C1AB28">
        <w:rPr>
          <w:rFonts w:ascii="Arial" w:hAnsi="Arial" w:cs="Arial"/>
          <w:sz w:val="24"/>
          <w:szCs w:val="24"/>
        </w:rPr>
        <w:t>' i potreban je naziv okvira koji su specifični za robota '</w:t>
      </w:r>
      <w:r w:rsidRPr="08C1AB28">
        <w:rPr>
          <w:rFonts w:ascii="Arial" w:hAnsi="Arial" w:cs="Arial"/>
          <w:b/>
          <w:bCs/>
          <w:sz w:val="24"/>
          <w:szCs w:val="24"/>
        </w:rPr>
        <w:t>/robot0</w:t>
      </w:r>
      <w:r w:rsidRPr="08C1AB28">
        <w:rPr>
          <w:rFonts w:ascii="Arial" w:hAnsi="Arial" w:cs="Arial"/>
          <w:sz w:val="24"/>
          <w:szCs w:val="24"/>
        </w:rPr>
        <w:t>' kao i naziv okvira cijele mape '</w:t>
      </w:r>
      <w:r w:rsidRPr="08C1AB28">
        <w:rPr>
          <w:rFonts w:ascii="Arial" w:hAnsi="Arial" w:cs="Arial"/>
          <w:b/>
          <w:bCs/>
          <w:sz w:val="24"/>
          <w:szCs w:val="24"/>
        </w:rPr>
        <w:t>/</w:t>
      </w:r>
      <w:proofErr w:type="spellStart"/>
      <w:r w:rsidRPr="08C1AB28">
        <w:rPr>
          <w:rFonts w:ascii="Arial" w:hAnsi="Arial" w:cs="Arial"/>
          <w:b/>
          <w:bCs/>
          <w:sz w:val="24"/>
          <w:szCs w:val="24"/>
        </w:rPr>
        <w:t>map_static</w:t>
      </w:r>
      <w:proofErr w:type="spellEnd"/>
      <w:r w:rsidRPr="08C1AB28">
        <w:rPr>
          <w:rFonts w:ascii="Arial" w:hAnsi="Arial" w:cs="Arial"/>
          <w:sz w:val="24"/>
          <w:szCs w:val="24"/>
        </w:rPr>
        <w:t>' ili '</w:t>
      </w:r>
      <w:r w:rsidRPr="08C1AB28">
        <w:rPr>
          <w:rFonts w:ascii="Arial" w:hAnsi="Arial" w:cs="Arial"/>
          <w:b/>
          <w:bCs/>
          <w:sz w:val="24"/>
          <w:szCs w:val="24"/>
        </w:rPr>
        <w:t>/</w:t>
      </w:r>
      <w:proofErr w:type="spellStart"/>
      <w:r w:rsidRPr="08C1AB28">
        <w:rPr>
          <w:rFonts w:ascii="Arial" w:hAnsi="Arial" w:cs="Arial"/>
          <w:b/>
          <w:bCs/>
          <w:sz w:val="24"/>
          <w:szCs w:val="24"/>
        </w:rPr>
        <w:t>map</w:t>
      </w:r>
      <w:proofErr w:type="spellEnd"/>
      <w:r w:rsidRPr="08C1AB28">
        <w:rPr>
          <w:rFonts w:ascii="Arial" w:hAnsi="Arial" w:cs="Arial"/>
          <w:sz w:val="24"/>
          <w:szCs w:val="24"/>
        </w:rPr>
        <w:t xml:space="preserve">' (ovisno o postojećim transformacijama). </w:t>
      </w:r>
    </w:p>
    <w:p w14:paraId="41FAE56E" w14:textId="5F5EF383"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 xml:space="preserve">Cijeli naš čvor </w:t>
      </w:r>
      <w:proofErr w:type="spellStart"/>
      <w:r w:rsidRPr="08C1AB28">
        <w:rPr>
          <w:rFonts w:ascii="Arial" w:hAnsi="Arial" w:cs="Arial"/>
          <w:b/>
          <w:bCs/>
          <w:sz w:val="24"/>
          <w:szCs w:val="24"/>
        </w:rPr>
        <w:t>OdometryNode</w:t>
      </w:r>
      <w:proofErr w:type="spellEnd"/>
      <w:r w:rsidRPr="08C1AB28">
        <w:rPr>
          <w:rFonts w:ascii="Arial" w:hAnsi="Arial" w:cs="Arial"/>
          <w:sz w:val="24"/>
          <w:szCs w:val="24"/>
        </w:rPr>
        <w:t xml:space="preserve"> je zapravo jedna klasa. Algoritam je zapravo jedna velika petlja zato što je metoda koja vrši kalkulacije postavljena kao povratna (</w:t>
      </w:r>
      <w:proofErr w:type="spellStart"/>
      <w:r w:rsidRPr="08C1AB28">
        <w:rPr>
          <w:rFonts w:ascii="Arial" w:hAnsi="Arial" w:cs="Arial"/>
          <w:sz w:val="24"/>
          <w:szCs w:val="24"/>
        </w:rPr>
        <w:t>eng</w:t>
      </w:r>
      <w:proofErr w:type="spellEnd"/>
      <w:r w:rsidRPr="08C1AB28">
        <w:rPr>
          <w:rFonts w:ascii="Arial" w:hAnsi="Arial" w:cs="Arial"/>
          <w:sz w:val="24"/>
          <w:szCs w:val="24"/>
        </w:rPr>
        <w:t xml:space="preserve">. </w:t>
      </w:r>
      <w:proofErr w:type="spellStart"/>
      <w:r w:rsidRPr="08C1AB28">
        <w:rPr>
          <w:rFonts w:ascii="Arial" w:hAnsi="Arial" w:cs="Arial"/>
          <w:sz w:val="24"/>
          <w:szCs w:val="24"/>
        </w:rPr>
        <w:t>callback</w:t>
      </w:r>
      <w:proofErr w:type="spellEnd"/>
      <w:r w:rsidRPr="08C1AB28">
        <w:rPr>
          <w:rFonts w:ascii="Arial" w:hAnsi="Arial" w:cs="Arial"/>
          <w:sz w:val="24"/>
          <w:szCs w:val="24"/>
        </w:rPr>
        <w:t>) metoda svaki puta kada se dobiju podaci. Simulator vraća podatke s frekvencijom 10 Hz. U početku čvor inicijalizira podatke specifične za izvor podataka tj. virtualni laser.</w:t>
      </w:r>
    </w:p>
    <w:p w14:paraId="1FAB78ED" w14:textId="77FE4998" w:rsidR="006809DD" w:rsidRDefault="004E3A89" w:rsidP="00510FD2">
      <w:pPr>
        <w:pStyle w:val="ListParagraph"/>
        <w:spacing w:line="360" w:lineRule="auto"/>
        <w:jc w:val="both"/>
        <w:rPr>
          <w:rFonts w:ascii="Arial" w:hAnsi="Arial" w:cs="Arial"/>
          <w:sz w:val="24"/>
          <w:szCs w:val="24"/>
        </w:rPr>
      </w:pPr>
      <w:r>
        <w:rPr>
          <w:rFonts w:ascii="Arial" w:hAnsi="Arial" w:cs="Arial"/>
          <w:sz w:val="24"/>
          <w:szCs w:val="24"/>
        </w:rPr>
        <w:t xml:space="preserve">U sljedećim koracima oznaka </w:t>
      </w:r>
      <w:proofErr w:type="spellStart"/>
      <w:r>
        <w:rPr>
          <w:rFonts w:ascii="Arial" w:hAnsi="Arial" w:cs="Arial"/>
          <w:sz w:val="24"/>
          <w:szCs w:val="24"/>
        </w:rPr>
        <w:t>S_curr</w:t>
      </w:r>
      <w:proofErr w:type="spellEnd"/>
      <w:r>
        <w:rPr>
          <w:rFonts w:ascii="Arial" w:hAnsi="Arial" w:cs="Arial"/>
          <w:sz w:val="24"/>
          <w:szCs w:val="24"/>
        </w:rPr>
        <w:t xml:space="preserve"> će biti istovjetna podacima trenutnog očitanja lasera, a </w:t>
      </w:r>
      <w:proofErr w:type="spellStart"/>
      <w:r>
        <w:rPr>
          <w:rFonts w:ascii="Arial" w:hAnsi="Arial" w:cs="Arial"/>
          <w:sz w:val="24"/>
          <w:szCs w:val="24"/>
        </w:rPr>
        <w:t>S_ref</w:t>
      </w:r>
      <w:proofErr w:type="spellEnd"/>
      <w:r>
        <w:rPr>
          <w:rFonts w:ascii="Arial" w:hAnsi="Arial" w:cs="Arial"/>
          <w:sz w:val="24"/>
          <w:szCs w:val="24"/>
        </w:rPr>
        <w:t xml:space="preserve"> će biti istovjetno podacima prethodnog očitanja lasera</w:t>
      </w:r>
      <w:r w:rsidR="08C1AB28" w:rsidRPr="08C1AB28">
        <w:rPr>
          <w:rFonts w:ascii="Arial" w:hAnsi="Arial" w:cs="Arial"/>
          <w:sz w:val="24"/>
          <w:szCs w:val="24"/>
        </w:rPr>
        <w:t>.</w:t>
      </w:r>
    </w:p>
    <w:p w14:paraId="27B5539A" w14:textId="77777777" w:rsidR="00F80D9F" w:rsidRPr="00516FB8" w:rsidRDefault="00F80D9F" w:rsidP="00510FD2">
      <w:pPr>
        <w:pStyle w:val="ListParagraph"/>
        <w:spacing w:line="360" w:lineRule="auto"/>
        <w:jc w:val="both"/>
        <w:rPr>
          <w:rFonts w:ascii="Arial" w:hAnsi="Arial" w:cs="Arial"/>
          <w:sz w:val="24"/>
          <w:szCs w:val="24"/>
        </w:rPr>
      </w:pPr>
    </w:p>
    <w:p w14:paraId="6EEC9BB8" w14:textId="7D32821F" w:rsidR="08C1AB28" w:rsidRDefault="08C1AB28" w:rsidP="00DD48B5">
      <w:pPr>
        <w:pStyle w:val="ListParagraph"/>
        <w:spacing w:line="360" w:lineRule="auto"/>
        <w:jc w:val="both"/>
        <w:rPr>
          <w:rFonts w:ascii="Arial" w:hAnsi="Arial" w:cs="Arial"/>
          <w:sz w:val="24"/>
          <w:szCs w:val="24"/>
        </w:rPr>
      </w:pPr>
      <w:r w:rsidRPr="08C1AB28">
        <w:rPr>
          <w:rFonts w:ascii="Arial" w:hAnsi="Arial" w:cs="Arial"/>
          <w:sz w:val="24"/>
          <w:szCs w:val="24"/>
        </w:rPr>
        <w:t>Koraci su:</w:t>
      </w:r>
    </w:p>
    <w:p w14:paraId="2121B759" w14:textId="74AEF507" w:rsidR="08C1AB28" w:rsidRDefault="08C1AB28" w:rsidP="00DD48B5">
      <w:pPr>
        <w:pStyle w:val="ListParagraph"/>
        <w:numPr>
          <w:ilvl w:val="1"/>
          <w:numId w:val="3"/>
        </w:numPr>
        <w:spacing w:line="360" w:lineRule="auto"/>
        <w:jc w:val="both"/>
        <w:rPr>
          <w:sz w:val="24"/>
          <w:szCs w:val="24"/>
        </w:rPr>
      </w:pPr>
      <w:r w:rsidRPr="08C1AB28">
        <w:rPr>
          <w:rFonts w:ascii="Arial" w:hAnsi="Arial" w:cs="Arial"/>
          <w:sz w:val="24"/>
          <w:szCs w:val="24"/>
        </w:rPr>
        <w:t xml:space="preserve">Podaci za </w:t>
      </w:r>
      <w:proofErr w:type="spellStart"/>
      <w:r w:rsidRPr="08C1AB28">
        <w:rPr>
          <w:rFonts w:ascii="Arial" w:hAnsi="Arial" w:cs="Arial"/>
          <w:sz w:val="24"/>
          <w:szCs w:val="24"/>
        </w:rPr>
        <w:t>S_ref</w:t>
      </w:r>
      <w:proofErr w:type="spellEnd"/>
      <w:r w:rsidRPr="08C1AB28">
        <w:rPr>
          <w:rFonts w:ascii="Arial" w:hAnsi="Arial" w:cs="Arial"/>
          <w:sz w:val="24"/>
          <w:szCs w:val="24"/>
        </w:rPr>
        <w:t xml:space="preserve"> očitanje</w:t>
      </w:r>
    </w:p>
    <w:p w14:paraId="01EBFE01" w14:textId="7A7502F6"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 xml:space="preserve">Dobivamo podatke o prvome očitanju koje tada filtriramo s obzirom na minimalne i maksimalno </w:t>
      </w:r>
      <w:proofErr w:type="spellStart"/>
      <w:r w:rsidRPr="08C1AB28">
        <w:rPr>
          <w:rFonts w:ascii="Arial" w:hAnsi="Arial" w:cs="Arial"/>
          <w:sz w:val="24"/>
          <w:szCs w:val="24"/>
        </w:rPr>
        <w:t>razlučljive</w:t>
      </w:r>
      <w:proofErr w:type="spellEnd"/>
      <w:r w:rsidRPr="08C1AB28">
        <w:rPr>
          <w:rFonts w:ascii="Arial" w:hAnsi="Arial" w:cs="Arial"/>
          <w:sz w:val="24"/>
          <w:szCs w:val="24"/>
        </w:rPr>
        <w:t xml:space="preserve"> udaljenosti lasera. Također računamo i kut pod kojim se nalazi ta laserska zraka kao i koordinate te točke u koordinatnom sustavu robota.</w:t>
      </w:r>
    </w:p>
    <w:p w14:paraId="54F096C3" w14:textId="00B2C562" w:rsidR="08C1AB28" w:rsidRDefault="08C1AB28" w:rsidP="00DD48B5">
      <w:pPr>
        <w:pStyle w:val="ListParagraph"/>
        <w:numPr>
          <w:ilvl w:val="1"/>
          <w:numId w:val="3"/>
        </w:numPr>
        <w:spacing w:line="360" w:lineRule="auto"/>
        <w:jc w:val="both"/>
        <w:rPr>
          <w:sz w:val="24"/>
          <w:szCs w:val="24"/>
        </w:rPr>
      </w:pPr>
      <w:r w:rsidRPr="08C1AB28">
        <w:rPr>
          <w:rFonts w:ascii="Arial" w:hAnsi="Arial" w:cs="Arial"/>
          <w:sz w:val="24"/>
          <w:szCs w:val="24"/>
        </w:rPr>
        <w:t xml:space="preserve">Računanje relativnih </w:t>
      </w:r>
      <w:proofErr w:type="spellStart"/>
      <w:r w:rsidRPr="08C1AB28">
        <w:rPr>
          <w:rFonts w:ascii="Arial" w:hAnsi="Arial" w:cs="Arial"/>
          <w:sz w:val="24"/>
          <w:szCs w:val="24"/>
        </w:rPr>
        <w:t>kuteva</w:t>
      </w:r>
      <w:proofErr w:type="spellEnd"/>
      <w:r w:rsidRPr="08C1AB28">
        <w:rPr>
          <w:rFonts w:ascii="Arial" w:hAnsi="Arial" w:cs="Arial"/>
          <w:sz w:val="24"/>
          <w:szCs w:val="24"/>
        </w:rPr>
        <w:t xml:space="preserve"> za </w:t>
      </w:r>
      <w:proofErr w:type="spellStart"/>
      <w:r w:rsidRPr="08C1AB28">
        <w:rPr>
          <w:rFonts w:ascii="Arial" w:hAnsi="Arial" w:cs="Arial"/>
          <w:sz w:val="24"/>
          <w:szCs w:val="24"/>
        </w:rPr>
        <w:t>S_ref</w:t>
      </w:r>
      <w:proofErr w:type="spellEnd"/>
    </w:p>
    <w:p w14:paraId="1364194C" w14:textId="11B99DF1"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 xml:space="preserve">Za stvaranje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kutova potrebno je prvo izračunate relativne </w:t>
      </w:r>
      <w:proofErr w:type="spellStart"/>
      <w:r w:rsidRPr="08C1AB28">
        <w:rPr>
          <w:rFonts w:ascii="Arial" w:hAnsi="Arial" w:cs="Arial"/>
          <w:sz w:val="24"/>
          <w:szCs w:val="24"/>
        </w:rPr>
        <w:t>kuteve</w:t>
      </w:r>
      <w:proofErr w:type="spellEnd"/>
      <w:r w:rsidRPr="08C1AB28">
        <w:rPr>
          <w:rFonts w:ascii="Arial" w:hAnsi="Arial" w:cs="Arial"/>
          <w:sz w:val="24"/>
          <w:szCs w:val="24"/>
        </w:rPr>
        <w:t xml:space="preserve"> između dvije točke. One se računaju na sljedeći način:</w:t>
      </w:r>
    </w:p>
    <w:p w14:paraId="1739998F" w14:textId="77777777" w:rsidR="00516FB8" w:rsidRDefault="003511F3" w:rsidP="00516FB8">
      <w:pPr>
        <w:keepNext/>
        <w:spacing w:line="360" w:lineRule="auto"/>
        <w:ind w:left="1080"/>
        <w:jc w:val="center"/>
      </w:pPr>
      <w:r>
        <w:rPr>
          <w:rFonts w:ascii="Arial" w:hAnsi="Arial" w:cs="Arial"/>
          <w:noProof/>
          <w:sz w:val="24"/>
          <w:szCs w:val="24"/>
          <w:lang w:eastAsia="hr-HR"/>
        </w:rPr>
        <w:lastRenderedPageBreak/>
        <w:drawing>
          <wp:inline distT="0" distB="0" distL="0" distR="0" wp14:anchorId="3B640303" wp14:editId="0DF42FDA">
            <wp:extent cx="2847975" cy="2571622"/>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ko.png"/>
                    <pic:cNvPicPr/>
                  </pic:nvPicPr>
                  <pic:blipFill>
                    <a:blip r:embed="rId25">
                      <a:extLst>
                        <a:ext uri="{28A0092B-C50C-407E-A947-70E740481C1C}">
                          <a14:useLocalDpi xmlns:a14="http://schemas.microsoft.com/office/drawing/2010/main" val="0"/>
                        </a:ext>
                      </a:extLst>
                    </a:blip>
                    <a:stretch>
                      <a:fillRect/>
                    </a:stretch>
                  </pic:blipFill>
                  <pic:spPr>
                    <a:xfrm>
                      <a:off x="0" y="0"/>
                      <a:ext cx="2878188" cy="2598903"/>
                    </a:xfrm>
                    <a:prstGeom prst="rect">
                      <a:avLst/>
                    </a:prstGeom>
                  </pic:spPr>
                </pic:pic>
              </a:graphicData>
            </a:graphic>
          </wp:inline>
        </w:drawing>
      </w:r>
    </w:p>
    <w:p w14:paraId="4F3297C0" w14:textId="3AA4417F" w:rsidR="00336418" w:rsidRPr="00CA4147" w:rsidRDefault="00516FB8" w:rsidP="00516FB8">
      <w:pPr>
        <w:pStyle w:val="Caption"/>
        <w:jc w:val="center"/>
        <w:rPr>
          <w:rFonts w:ascii="Arial" w:hAnsi="Arial" w:cs="Arial"/>
          <w:sz w:val="24"/>
          <w:szCs w:val="24"/>
        </w:rPr>
      </w:pPr>
      <w:r w:rsidRPr="00CA4147">
        <w:rPr>
          <w:rFonts w:ascii="Arial" w:hAnsi="Arial" w:cs="Arial"/>
        </w:rPr>
        <w:t xml:space="preserve">Slika </w:t>
      </w:r>
      <w:r w:rsidRPr="00CA4147">
        <w:rPr>
          <w:rFonts w:ascii="Arial" w:hAnsi="Arial" w:cs="Arial"/>
        </w:rPr>
        <w:fldChar w:fldCharType="begin"/>
      </w:r>
      <w:r w:rsidRPr="00CA4147">
        <w:rPr>
          <w:rFonts w:ascii="Arial" w:hAnsi="Arial" w:cs="Arial"/>
        </w:rPr>
        <w:instrText xml:space="preserve"> SEQ Slika \* ARABIC </w:instrText>
      </w:r>
      <w:r w:rsidRPr="00CA4147">
        <w:rPr>
          <w:rFonts w:ascii="Arial" w:hAnsi="Arial" w:cs="Arial"/>
        </w:rPr>
        <w:fldChar w:fldCharType="separate"/>
      </w:r>
      <w:r w:rsidR="008634B5">
        <w:rPr>
          <w:rFonts w:ascii="Arial" w:hAnsi="Arial" w:cs="Arial"/>
          <w:noProof/>
        </w:rPr>
        <w:t>14</w:t>
      </w:r>
      <w:r w:rsidRPr="00CA4147">
        <w:rPr>
          <w:rFonts w:ascii="Arial" w:hAnsi="Arial" w:cs="Arial"/>
        </w:rPr>
        <w:fldChar w:fldCharType="end"/>
      </w:r>
      <w:r w:rsidRPr="00CA4147">
        <w:rPr>
          <w:rFonts w:ascii="Arial" w:hAnsi="Arial" w:cs="Arial"/>
        </w:rPr>
        <w:t xml:space="preserve"> Primjer izračuna relativnog kuta između dvije točke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4394"/>
        <w:gridCol w:w="2170"/>
      </w:tblGrid>
      <w:tr w:rsidR="00C87845" w14:paraId="0F359107" w14:textId="77777777" w:rsidTr="00C87845">
        <w:tc>
          <w:tcPr>
            <w:tcW w:w="1827" w:type="dxa"/>
          </w:tcPr>
          <w:p w14:paraId="32866680" w14:textId="77777777" w:rsidR="00C87845" w:rsidRDefault="00C87845" w:rsidP="005479DF">
            <w:pPr>
              <w:spacing w:line="360" w:lineRule="auto"/>
              <w:rPr>
                <w:rFonts w:ascii="Arial" w:eastAsiaTheme="minorEastAsia" w:hAnsi="Arial" w:cs="Arial"/>
                <w:sz w:val="24"/>
                <w:szCs w:val="24"/>
              </w:rPr>
            </w:pPr>
          </w:p>
        </w:tc>
        <w:tc>
          <w:tcPr>
            <w:tcW w:w="4394" w:type="dxa"/>
          </w:tcPr>
          <w:p w14:paraId="69171464" w14:textId="1F3FF964" w:rsidR="00C87845" w:rsidRDefault="00C87845" w:rsidP="005479DF">
            <w:pPr>
              <w:spacing w:line="360" w:lineRule="auto"/>
              <w:rPr>
                <w:rFonts w:ascii="Arial" w:eastAsiaTheme="minorEastAsia" w:hAnsi="Arial" w:cs="Arial"/>
                <w:sz w:val="24"/>
                <w:szCs w:val="24"/>
              </w:rPr>
            </w:pPr>
            <m:oMathPara>
              <m:oMath>
                <m:r>
                  <w:rPr>
                    <w:rFonts w:ascii="Cambria Math" w:hAnsi="Cambria Math" w:cs="Arial"/>
                    <w:sz w:val="24"/>
                    <w:szCs w:val="24"/>
                  </w:rPr>
                  <m:t>β=arctg(</m:t>
                </m:r>
                <m:f>
                  <m:fPr>
                    <m:ctrlPr>
                      <w:rPr>
                        <w:rFonts w:ascii="Cambria Math" w:hAnsi="Cambria Math" w:cs="Arial"/>
                        <w:i/>
                        <w:sz w:val="24"/>
                        <w:szCs w:val="24"/>
                      </w:rPr>
                    </m:ctrlPr>
                  </m:fPr>
                  <m:num>
                    <m:r>
                      <w:rPr>
                        <w:rFonts w:ascii="Cambria Math" w:hAnsi="Cambria Math" w:cs="Arial"/>
                        <w:sz w:val="24"/>
                        <w:szCs w:val="24"/>
                      </w:rPr>
                      <m:t>∆x</m:t>
                    </m:r>
                  </m:num>
                  <m:den>
                    <m:r>
                      <w:rPr>
                        <w:rFonts w:ascii="Cambria Math" w:hAnsi="Cambria Math" w:cs="Arial"/>
                        <w:sz w:val="24"/>
                        <w:szCs w:val="24"/>
                      </w:rPr>
                      <m:t>∆y</m:t>
                    </m:r>
                  </m:den>
                </m:f>
                <m:r>
                  <w:rPr>
                    <w:rFonts w:ascii="Cambria Math" w:hAnsi="Cambria Math" w:cs="Arial"/>
                    <w:sz w:val="24"/>
                    <w:szCs w:val="24"/>
                  </w:rPr>
                  <m:t>)</m:t>
                </m:r>
              </m:oMath>
            </m:oMathPara>
          </w:p>
        </w:tc>
        <w:tc>
          <w:tcPr>
            <w:tcW w:w="2170" w:type="dxa"/>
          </w:tcPr>
          <w:p w14:paraId="3D8FF53C" w14:textId="77777777" w:rsidR="00C87845" w:rsidRDefault="00C87845" w:rsidP="005479DF">
            <w:pPr>
              <w:spacing w:line="360" w:lineRule="auto"/>
              <w:rPr>
                <w:rFonts w:ascii="Arial" w:eastAsiaTheme="minorEastAsia" w:hAnsi="Arial" w:cs="Arial"/>
                <w:sz w:val="24"/>
                <w:szCs w:val="24"/>
              </w:rPr>
            </w:pPr>
          </w:p>
          <w:p w14:paraId="35761CA4" w14:textId="75BACD97" w:rsidR="00C87845" w:rsidRDefault="00C87845" w:rsidP="00C87845">
            <w:pPr>
              <w:spacing w:line="360" w:lineRule="auto"/>
              <w:jc w:val="center"/>
              <w:rPr>
                <w:rFonts w:ascii="Arial" w:eastAsiaTheme="minorEastAsia" w:hAnsi="Arial" w:cs="Arial"/>
                <w:sz w:val="24"/>
                <w:szCs w:val="24"/>
              </w:rPr>
            </w:pPr>
            <w:r>
              <w:rPr>
                <w:rFonts w:ascii="Arial" w:eastAsiaTheme="minorEastAsia" w:hAnsi="Arial" w:cs="Arial"/>
                <w:sz w:val="24"/>
                <w:szCs w:val="24"/>
              </w:rPr>
              <w:t>(</w:t>
            </w:r>
            <w:r w:rsidR="00BB2CED">
              <w:rPr>
                <w:rFonts w:ascii="Arial" w:eastAsiaTheme="minorEastAsia" w:hAnsi="Arial" w:cs="Arial"/>
                <w:sz w:val="24"/>
                <w:szCs w:val="24"/>
              </w:rPr>
              <w:t>4</w:t>
            </w:r>
            <w:r>
              <w:rPr>
                <w:rFonts w:ascii="Arial" w:eastAsiaTheme="minorEastAsia" w:hAnsi="Arial" w:cs="Arial"/>
                <w:sz w:val="24"/>
                <w:szCs w:val="24"/>
              </w:rPr>
              <w:t>)</w:t>
            </w:r>
          </w:p>
        </w:tc>
      </w:tr>
    </w:tbl>
    <w:p w14:paraId="41020268" w14:textId="2C11AC86" w:rsidR="08C1AB28" w:rsidRDefault="08C1AB28" w:rsidP="005479DF">
      <w:pPr>
        <w:spacing w:line="360" w:lineRule="auto"/>
        <w:ind w:left="720" w:firstLine="360"/>
        <w:rPr>
          <w:rFonts w:ascii="Arial" w:eastAsiaTheme="minorEastAsia" w:hAnsi="Arial" w:cs="Arial"/>
          <w:sz w:val="24"/>
          <w:szCs w:val="24"/>
        </w:rPr>
      </w:pPr>
    </w:p>
    <w:p w14:paraId="3F4E8C33" w14:textId="73D7350C" w:rsidR="005479DF" w:rsidRDefault="005479DF" w:rsidP="00DD48B5">
      <w:pPr>
        <w:spacing w:line="360" w:lineRule="auto"/>
        <w:ind w:left="1080"/>
        <w:jc w:val="both"/>
        <w:rPr>
          <w:rFonts w:ascii="Arial" w:eastAsiaTheme="minorEastAsia" w:hAnsi="Arial" w:cs="Arial"/>
          <w:sz w:val="24"/>
          <w:szCs w:val="24"/>
        </w:rPr>
      </w:pPr>
      <w:r>
        <w:rPr>
          <w:rFonts w:ascii="Arial" w:eastAsiaTheme="minorEastAsia" w:hAnsi="Arial" w:cs="Arial"/>
          <w:sz w:val="24"/>
          <w:szCs w:val="24"/>
        </w:rPr>
        <w:t xml:space="preserve">Zapravo gledamo koliki je broj točaka koje su pod </w:t>
      </w:r>
      <w:r w:rsidR="00D9434E">
        <w:rPr>
          <w:rFonts w:ascii="Arial" w:eastAsiaTheme="minorEastAsia" w:hAnsi="Arial" w:cs="Arial"/>
          <w:sz w:val="24"/>
          <w:szCs w:val="24"/>
        </w:rPr>
        <w:t>nekim kutom kada uspoređujemo dvije susjedne točke.</w:t>
      </w:r>
      <w:r w:rsidR="00C87845">
        <w:rPr>
          <w:rFonts w:ascii="Arial" w:eastAsiaTheme="minorEastAsia" w:hAnsi="Arial" w:cs="Arial"/>
          <w:sz w:val="24"/>
          <w:szCs w:val="24"/>
        </w:rPr>
        <w:t xml:space="preserve"> </w:t>
      </w:r>
    </w:p>
    <w:p w14:paraId="51F8F624" w14:textId="77777777" w:rsidR="00F40EFA" w:rsidRPr="005479DF" w:rsidRDefault="00F40EFA" w:rsidP="00DD48B5">
      <w:pPr>
        <w:spacing w:line="360" w:lineRule="auto"/>
        <w:ind w:left="1080"/>
        <w:jc w:val="both"/>
        <w:rPr>
          <w:rFonts w:ascii="Arial" w:eastAsiaTheme="minorEastAsia" w:hAnsi="Arial" w:cs="Arial"/>
          <w:sz w:val="24"/>
          <w:szCs w:val="24"/>
        </w:rPr>
      </w:pPr>
    </w:p>
    <w:p w14:paraId="20701725" w14:textId="3A4FA1F2" w:rsidR="08C1AB28" w:rsidRDefault="08C1AB28" w:rsidP="00DD48B5">
      <w:pPr>
        <w:pStyle w:val="ListParagraph"/>
        <w:numPr>
          <w:ilvl w:val="1"/>
          <w:numId w:val="3"/>
        </w:numPr>
        <w:spacing w:line="360" w:lineRule="auto"/>
        <w:jc w:val="both"/>
        <w:rPr>
          <w:sz w:val="24"/>
          <w:szCs w:val="24"/>
        </w:rPr>
      </w:pPr>
      <w:r w:rsidRPr="08C1AB28">
        <w:rPr>
          <w:rFonts w:ascii="Arial" w:hAnsi="Arial" w:cs="Arial"/>
          <w:sz w:val="24"/>
          <w:szCs w:val="24"/>
        </w:rPr>
        <w:t xml:space="preserve"> Podaci za </w:t>
      </w:r>
      <w:proofErr w:type="spellStart"/>
      <w:r w:rsidRPr="08C1AB28">
        <w:rPr>
          <w:rFonts w:ascii="Arial" w:hAnsi="Arial" w:cs="Arial"/>
          <w:sz w:val="24"/>
          <w:szCs w:val="24"/>
        </w:rPr>
        <w:t>S_curr</w:t>
      </w:r>
      <w:proofErr w:type="spellEnd"/>
      <w:r w:rsidRPr="08C1AB28">
        <w:rPr>
          <w:rFonts w:ascii="Arial" w:hAnsi="Arial" w:cs="Arial"/>
          <w:sz w:val="24"/>
          <w:szCs w:val="24"/>
        </w:rPr>
        <w:t xml:space="preserve"> očitanje</w:t>
      </w:r>
    </w:p>
    <w:p w14:paraId="64B0FACB" w14:textId="6991D357"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Dobivamo podatke o drugome očitanju te također filtriramo podatke i računamo potrebne vrijednosti.</w:t>
      </w:r>
    </w:p>
    <w:p w14:paraId="17BC198C" w14:textId="35891788" w:rsidR="08C1AB28" w:rsidRDefault="08C1AB28" w:rsidP="00DD48B5">
      <w:pPr>
        <w:spacing w:line="360" w:lineRule="auto"/>
        <w:ind w:left="1080"/>
        <w:jc w:val="both"/>
        <w:rPr>
          <w:rFonts w:ascii="Arial" w:hAnsi="Arial" w:cs="Arial"/>
          <w:sz w:val="24"/>
          <w:szCs w:val="24"/>
        </w:rPr>
      </w:pPr>
    </w:p>
    <w:p w14:paraId="5EBD8179" w14:textId="31EB97F6" w:rsidR="08C1AB28" w:rsidRDefault="08C1AB28" w:rsidP="00DD48B5">
      <w:pPr>
        <w:pStyle w:val="ListParagraph"/>
        <w:numPr>
          <w:ilvl w:val="1"/>
          <w:numId w:val="3"/>
        </w:numPr>
        <w:spacing w:line="360" w:lineRule="auto"/>
        <w:jc w:val="both"/>
        <w:rPr>
          <w:sz w:val="24"/>
          <w:szCs w:val="24"/>
        </w:rPr>
      </w:pPr>
      <w:r w:rsidRPr="08C1AB28">
        <w:rPr>
          <w:rFonts w:ascii="Arial" w:hAnsi="Arial" w:cs="Arial"/>
          <w:sz w:val="24"/>
          <w:szCs w:val="24"/>
        </w:rPr>
        <w:t>Računanje relativnih kutova z</w:t>
      </w:r>
      <w:r w:rsidR="00900346">
        <w:rPr>
          <w:rFonts w:ascii="Arial" w:hAnsi="Arial" w:cs="Arial"/>
          <w:sz w:val="24"/>
          <w:szCs w:val="24"/>
        </w:rPr>
        <w:t>a</w:t>
      </w:r>
      <w:r w:rsidRPr="08C1AB28">
        <w:rPr>
          <w:rFonts w:ascii="Arial" w:hAnsi="Arial" w:cs="Arial"/>
          <w:sz w:val="24"/>
          <w:szCs w:val="24"/>
        </w:rPr>
        <w:t xml:space="preserve"> </w:t>
      </w:r>
      <w:proofErr w:type="spellStart"/>
      <w:r w:rsidRPr="08C1AB28">
        <w:rPr>
          <w:rFonts w:ascii="Arial" w:hAnsi="Arial" w:cs="Arial"/>
          <w:sz w:val="24"/>
          <w:szCs w:val="24"/>
        </w:rPr>
        <w:t>S_curr</w:t>
      </w:r>
      <w:proofErr w:type="spellEnd"/>
    </w:p>
    <w:p w14:paraId="337CAF90" w14:textId="38BFA1BE"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 xml:space="preserve">Računamo relativne kutove za drugo očitanje i stvaramo još jedan </w:t>
      </w:r>
      <w:proofErr w:type="spellStart"/>
      <w:r w:rsidRPr="08C1AB28">
        <w:rPr>
          <w:rFonts w:ascii="Arial" w:hAnsi="Arial" w:cs="Arial"/>
          <w:sz w:val="24"/>
          <w:szCs w:val="24"/>
        </w:rPr>
        <w:t>histogram</w:t>
      </w:r>
      <w:proofErr w:type="spellEnd"/>
      <w:r w:rsidRPr="08C1AB28">
        <w:rPr>
          <w:rFonts w:ascii="Arial" w:hAnsi="Arial" w:cs="Arial"/>
          <w:sz w:val="24"/>
          <w:szCs w:val="24"/>
        </w:rPr>
        <w:t>.</w:t>
      </w:r>
    </w:p>
    <w:p w14:paraId="402B0CD3" w14:textId="243C2EE6" w:rsidR="009279B5" w:rsidRPr="00CA4147" w:rsidRDefault="00823792" w:rsidP="00823792">
      <w:pPr>
        <w:keepNext/>
        <w:spacing w:line="360" w:lineRule="auto"/>
        <w:rPr>
          <w:rFonts w:ascii="Arial" w:hAnsi="Arial" w:cs="Arial"/>
          <w:i/>
          <w:sz w:val="24"/>
          <w:szCs w:val="24"/>
        </w:rPr>
      </w:pPr>
      <w:r>
        <w:rPr>
          <w:noProof/>
          <w:lang w:eastAsia="hr-HR"/>
        </w:rPr>
        <w:lastRenderedPageBreak/>
        <mc:AlternateContent>
          <mc:Choice Requires="wps">
            <w:drawing>
              <wp:anchor distT="0" distB="0" distL="114300" distR="114300" simplePos="0" relativeHeight="251586560" behindDoc="0" locked="0" layoutInCell="1" allowOverlap="1" wp14:anchorId="7074D797" wp14:editId="7BC92FA6">
                <wp:simplePos x="0" y="0"/>
                <wp:positionH relativeFrom="column">
                  <wp:posOffset>681990</wp:posOffset>
                </wp:positionH>
                <wp:positionV relativeFrom="paragraph">
                  <wp:posOffset>2928620</wp:posOffset>
                </wp:positionV>
                <wp:extent cx="5010785" cy="635"/>
                <wp:effectExtent l="0" t="0" r="0" b="18415"/>
                <wp:wrapTopAndBottom/>
                <wp:docPr id="794015936" name="Tekstni okvir 794015936"/>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028DB471" w14:textId="2C319C54" w:rsidR="00DE7483" w:rsidRPr="00C265F4" w:rsidRDefault="00DE7483" w:rsidP="00823792">
                            <w:pPr>
                              <w:pStyle w:val="Caption"/>
                            </w:pPr>
                            <w:r>
                              <w:t xml:space="preserve">Slika </w:t>
                            </w:r>
                            <w:r>
                              <w:fldChar w:fldCharType="begin"/>
                            </w:r>
                            <w:r>
                              <w:instrText xml:space="preserve"> SEQ Slika \* ARABIC </w:instrText>
                            </w:r>
                            <w:r>
                              <w:fldChar w:fldCharType="separate"/>
                            </w:r>
                            <w:r>
                              <w:rPr>
                                <w:noProof/>
                              </w:rPr>
                              <w:t>15</w:t>
                            </w:r>
                            <w:r>
                              <w:fldChar w:fldCharType="end"/>
                            </w:r>
                            <w:r>
                              <w:t xml:space="preserve"> </w:t>
                            </w:r>
                            <w:proofErr w:type="spellStart"/>
                            <w:r>
                              <w:t>Histogrami</w:t>
                            </w:r>
                            <w:proofErr w:type="spellEnd"/>
                            <w:r>
                              <w:t xml:space="preserve"> relativnih kutova bez rotacije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4D797" id="Tekstni okvir 794015936" o:spid="_x0000_s1038" type="#_x0000_t202" style="position:absolute;margin-left:53.7pt;margin-top:230.6pt;width:394.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" stroked="f">
                <v:textbox style="mso-fit-shape-to-text:t" inset="0,0,0,0">
                  <w:txbxContent>
                    <w:p w14:paraId="028DB471" w14:textId="2C319C54" w:rsidR="00DE7483" w:rsidRPr="00C265F4" w:rsidRDefault="00DE7483" w:rsidP="00823792">
                      <w:pPr>
                        <w:pStyle w:val="Opisslike"/>
                      </w:pPr>
                      <w:r>
                        <w:t xml:space="preserve">Slika </w:t>
                      </w:r>
                      <w:r>
                        <w:fldChar w:fldCharType="begin"/>
                      </w:r>
                      <w:r>
                        <w:instrText xml:space="preserve"> SEQ Slika \* ARABIC </w:instrText>
                      </w:r>
                      <w:r>
                        <w:fldChar w:fldCharType="separate"/>
                      </w:r>
                      <w:r>
                        <w:rPr>
                          <w:noProof/>
                        </w:rPr>
                        <w:t>15</w:t>
                      </w:r>
                      <w:r>
                        <w:fldChar w:fldCharType="end"/>
                      </w:r>
                      <w:r>
                        <w:t xml:space="preserve"> Histogrami relativnih kutova bez rotacije</w:t>
                      </w:r>
                    </w:p>
                  </w:txbxContent>
                </v:textbox>
                <w10:wrap type="topAndBottom"/>
              </v:shape>
            </w:pict>
          </mc:Fallback>
        </mc:AlternateContent>
      </w:r>
      <w:r w:rsidR="00822A7B">
        <w:rPr>
          <w:rFonts w:ascii="Arial" w:hAnsi="Arial" w:cs="Arial"/>
          <w:noProof/>
          <w:sz w:val="24"/>
          <w:szCs w:val="24"/>
          <w:lang w:eastAsia="hr-HR"/>
        </w:rPr>
        <w:drawing>
          <wp:anchor distT="0" distB="0" distL="114300" distR="114300" simplePos="0" relativeHeight="251566080" behindDoc="0" locked="0" layoutInCell="1" allowOverlap="1" wp14:anchorId="4953B09B" wp14:editId="7BAFAE72">
            <wp:simplePos x="0" y="0"/>
            <wp:positionH relativeFrom="column">
              <wp:posOffset>681990</wp:posOffset>
            </wp:positionH>
            <wp:positionV relativeFrom="paragraph">
              <wp:posOffset>4445</wp:posOffset>
            </wp:positionV>
            <wp:extent cx="5010849" cy="2867424"/>
            <wp:effectExtent l="0" t="0" r="0" b="9525"/>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ovi_hist.png"/>
                    <pic:cNvPicPr/>
                  </pic:nvPicPr>
                  <pic:blipFill>
                    <a:blip r:embed="rId26">
                      <a:extLst>
                        <a:ext uri="{28A0092B-C50C-407E-A947-70E740481C1C}">
                          <a14:useLocalDpi xmlns:a14="http://schemas.microsoft.com/office/drawing/2010/main" val="0"/>
                        </a:ext>
                      </a:extLst>
                    </a:blip>
                    <a:stretch>
                      <a:fillRect/>
                    </a:stretch>
                  </pic:blipFill>
                  <pic:spPr>
                    <a:xfrm>
                      <a:off x="0" y="0"/>
                      <a:ext cx="5010849" cy="2867424"/>
                    </a:xfrm>
                    <a:prstGeom prst="rect">
                      <a:avLst/>
                    </a:prstGeom>
                  </pic:spPr>
                </pic:pic>
              </a:graphicData>
            </a:graphic>
          </wp:anchor>
        </w:drawing>
      </w:r>
    </w:p>
    <w:p w14:paraId="4E46B77A" w14:textId="3154C4F5" w:rsidR="08C1AB28" w:rsidRDefault="00266490" w:rsidP="00DD48B5">
      <w:pPr>
        <w:spacing w:line="360" w:lineRule="auto"/>
        <w:ind w:left="1080"/>
        <w:jc w:val="both"/>
        <w:rPr>
          <w:rFonts w:ascii="Arial" w:hAnsi="Arial" w:cs="Arial"/>
          <w:sz w:val="24"/>
          <w:szCs w:val="24"/>
        </w:rPr>
      </w:pPr>
      <w:r>
        <w:rPr>
          <w:rFonts w:ascii="Arial" w:hAnsi="Arial" w:cs="Arial"/>
          <w:sz w:val="24"/>
          <w:szCs w:val="24"/>
        </w:rPr>
        <w:t>Na slici broj 15.</w:t>
      </w:r>
      <w:r w:rsidR="08C1AB28" w:rsidRPr="08C1AB28">
        <w:rPr>
          <w:rFonts w:ascii="Arial" w:hAnsi="Arial" w:cs="Arial"/>
          <w:sz w:val="24"/>
          <w:szCs w:val="24"/>
        </w:rPr>
        <w:t xml:space="preserve"> je graf s ob</w:t>
      </w:r>
      <w:r w:rsidR="00B25FB5">
        <w:rPr>
          <w:rFonts w:ascii="Arial" w:hAnsi="Arial" w:cs="Arial"/>
          <w:sz w:val="24"/>
          <w:szCs w:val="24"/>
        </w:rPr>
        <w:t xml:space="preserve">a </w:t>
      </w:r>
      <w:proofErr w:type="spellStart"/>
      <w:r w:rsidR="00B25FB5">
        <w:rPr>
          <w:rFonts w:ascii="Arial" w:hAnsi="Arial" w:cs="Arial"/>
          <w:sz w:val="24"/>
          <w:szCs w:val="24"/>
        </w:rPr>
        <w:t>histograma</w:t>
      </w:r>
      <w:proofErr w:type="spellEnd"/>
      <w:r w:rsidR="00B25FB5">
        <w:rPr>
          <w:rFonts w:ascii="Arial" w:hAnsi="Arial" w:cs="Arial"/>
          <w:sz w:val="24"/>
          <w:szCs w:val="24"/>
        </w:rPr>
        <w:t xml:space="preserve"> zbog boljeg uočavanja</w:t>
      </w:r>
      <w:r w:rsidR="08C1AB28" w:rsidRPr="08C1AB28">
        <w:rPr>
          <w:rFonts w:ascii="Arial" w:hAnsi="Arial" w:cs="Arial"/>
          <w:sz w:val="24"/>
          <w:szCs w:val="24"/>
        </w:rPr>
        <w:t xml:space="preserve"> pomaka kuta ako ga je bilo. </w:t>
      </w:r>
      <w:r w:rsidR="00A30ECA">
        <w:rPr>
          <w:rFonts w:ascii="Arial" w:hAnsi="Arial" w:cs="Arial"/>
          <w:sz w:val="24"/>
          <w:szCs w:val="24"/>
        </w:rPr>
        <w:t xml:space="preserve">Crvene boje je </w:t>
      </w:r>
      <w:proofErr w:type="spellStart"/>
      <w:r w:rsidR="00983A7C">
        <w:rPr>
          <w:rFonts w:ascii="Arial" w:hAnsi="Arial" w:cs="Arial"/>
          <w:sz w:val="24"/>
          <w:szCs w:val="24"/>
        </w:rPr>
        <w:t>histogram</w:t>
      </w:r>
      <w:proofErr w:type="spellEnd"/>
      <w:r w:rsidR="00983A7C">
        <w:rPr>
          <w:rFonts w:ascii="Arial" w:hAnsi="Arial" w:cs="Arial"/>
          <w:sz w:val="24"/>
          <w:szCs w:val="24"/>
        </w:rPr>
        <w:t xml:space="preserve"> </w:t>
      </w:r>
      <w:proofErr w:type="spellStart"/>
      <w:r w:rsidR="00983A7C">
        <w:rPr>
          <w:rFonts w:ascii="Arial" w:hAnsi="Arial" w:cs="Arial"/>
          <w:sz w:val="24"/>
          <w:szCs w:val="24"/>
        </w:rPr>
        <w:t>S_ref</w:t>
      </w:r>
      <w:proofErr w:type="spellEnd"/>
      <w:r w:rsidR="00983A7C">
        <w:rPr>
          <w:rFonts w:ascii="Arial" w:hAnsi="Arial" w:cs="Arial"/>
          <w:sz w:val="24"/>
          <w:szCs w:val="24"/>
        </w:rPr>
        <w:t xml:space="preserve">, a plave boje je </w:t>
      </w:r>
      <w:proofErr w:type="spellStart"/>
      <w:r w:rsidR="00983A7C">
        <w:rPr>
          <w:rFonts w:ascii="Arial" w:hAnsi="Arial" w:cs="Arial"/>
          <w:sz w:val="24"/>
          <w:szCs w:val="24"/>
        </w:rPr>
        <w:t>histogram</w:t>
      </w:r>
      <w:proofErr w:type="spellEnd"/>
      <w:r w:rsidR="00983A7C">
        <w:rPr>
          <w:rFonts w:ascii="Arial" w:hAnsi="Arial" w:cs="Arial"/>
          <w:sz w:val="24"/>
          <w:szCs w:val="24"/>
        </w:rPr>
        <w:t xml:space="preserve"> </w:t>
      </w:r>
      <w:proofErr w:type="spellStart"/>
      <w:r w:rsidR="00983A7C">
        <w:rPr>
          <w:rFonts w:ascii="Arial" w:hAnsi="Arial" w:cs="Arial"/>
          <w:sz w:val="24"/>
          <w:szCs w:val="24"/>
        </w:rPr>
        <w:t>S_curr</w:t>
      </w:r>
      <w:proofErr w:type="spellEnd"/>
      <w:r w:rsidR="08C1AB28" w:rsidRPr="08C1AB28">
        <w:rPr>
          <w:rFonts w:ascii="Arial" w:hAnsi="Arial" w:cs="Arial"/>
          <w:sz w:val="24"/>
          <w:szCs w:val="24"/>
        </w:rPr>
        <w:t>.</w:t>
      </w:r>
      <w:r w:rsidR="00983A7C">
        <w:rPr>
          <w:rFonts w:ascii="Arial" w:hAnsi="Arial" w:cs="Arial"/>
          <w:sz w:val="24"/>
          <w:szCs w:val="24"/>
        </w:rPr>
        <w:t xml:space="preserve"> Može se uočiti da se prilično dobr</w:t>
      </w:r>
      <w:r w:rsidR="00B4203C">
        <w:rPr>
          <w:rFonts w:ascii="Arial" w:hAnsi="Arial" w:cs="Arial"/>
          <w:sz w:val="24"/>
          <w:szCs w:val="24"/>
        </w:rPr>
        <w:t>o poklapaju, što</w:t>
      </w:r>
      <w:r w:rsidR="00983A7C">
        <w:rPr>
          <w:rFonts w:ascii="Arial" w:hAnsi="Arial" w:cs="Arial"/>
          <w:sz w:val="24"/>
          <w:szCs w:val="24"/>
        </w:rPr>
        <w:t xml:space="preserve"> znači da nije bilo </w:t>
      </w:r>
      <w:commentRangeStart w:id="32"/>
      <w:r w:rsidR="00983A7C">
        <w:rPr>
          <w:rFonts w:ascii="Arial" w:hAnsi="Arial" w:cs="Arial"/>
          <w:sz w:val="24"/>
          <w:szCs w:val="24"/>
        </w:rPr>
        <w:t>zakreta</w:t>
      </w:r>
      <w:commentRangeEnd w:id="32"/>
      <w:r w:rsidR="001F74F6">
        <w:rPr>
          <w:rStyle w:val="CommentReference"/>
        </w:rPr>
        <w:commentReference w:id="32"/>
      </w:r>
      <w:r w:rsidR="00983A7C">
        <w:rPr>
          <w:rFonts w:ascii="Arial" w:hAnsi="Arial" w:cs="Arial"/>
          <w:sz w:val="24"/>
          <w:szCs w:val="24"/>
        </w:rPr>
        <w:t>.</w:t>
      </w:r>
    </w:p>
    <w:p w14:paraId="7CC637AE" w14:textId="4A6657A9" w:rsidR="08C1AB28" w:rsidRDefault="00823792" w:rsidP="00EE3971">
      <w:pPr>
        <w:keepNext/>
        <w:spacing w:line="360" w:lineRule="auto"/>
        <w:ind w:left="1080"/>
        <w:rPr>
          <w:rFonts w:ascii="Arial" w:hAnsi="Arial" w:cs="Arial"/>
          <w:sz w:val="24"/>
          <w:szCs w:val="24"/>
        </w:rPr>
      </w:pPr>
      <w:r>
        <w:rPr>
          <w:noProof/>
          <w:lang w:eastAsia="hr-HR"/>
        </w:rPr>
        <w:lastRenderedPageBreak/>
        <mc:AlternateContent>
          <mc:Choice Requires="wps">
            <w:drawing>
              <wp:anchor distT="0" distB="0" distL="114300" distR="114300" simplePos="0" relativeHeight="251633664" behindDoc="0" locked="0" layoutInCell="1" allowOverlap="1" wp14:anchorId="5A55E130" wp14:editId="31AFA037">
                <wp:simplePos x="0" y="0"/>
                <wp:positionH relativeFrom="column">
                  <wp:posOffset>681990</wp:posOffset>
                </wp:positionH>
                <wp:positionV relativeFrom="paragraph">
                  <wp:posOffset>2962275</wp:posOffset>
                </wp:positionV>
                <wp:extent cx="4944110" cy="635"/>
                <wp:effectExtent l="0" t="0" r="8890" b="18415"/>
                <wp:wrapTopAndBottom/>
                <wp:docPr id="794015953" name="Tekstni okvir 794015953"/>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wps:spPr>
                      <wps:txbx>
                        <w:txbxContent>
                          <w:p w14:paraId="39D9B603" w14:textId="2F889AD6" w:rsidR="00DE7483" w:rsidRPr="00B4062A" w:rsidRDefault="00DE7483" w:rsidP="00823792">
                            <w:pPr>
                              <w:pStyle w:val="Caption"/>
                            </w:pPr>
                            <w:r>
                              <w:t xml:space="preserve">Slika </w:t>
                            </w:r>
                            <w:r>
                              <w:fldChar w:fldCharType="begin"/>
                            </w:r>
                            <w:r>
                              <w:instrText xml:space="preserve"> SEQ Slika \* ARABIC </w:instrText>
                            </w:r>
                            <w:r>
                              <w:fldChar w:fldCharType="separate"/>
                            </w:r>
                            <w:r>
                              <w:rPr>
                                <w:noProof/>
                              </w:rPr>
                              <w:t>16</w:t>
                            </w:r>
                            <w:r>
                              <w:fldChar w:fldCharType="end"/>
                            </w:r>
                            <w:r>
                              <w:t xml:space="preserve"> </w:t>
                            </w:r>
                            <w:proofErr w:type="spellStart"/>
                            <w:r>
                              <w:t>Histogrami</w:t>
                            </w:r>
                            <w:proofErr w:type="spellEnd"/>
                            <w:r>
                              <w:t xml:space="preserve"> relativnih kutova prilikom rotacije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5E130" id="Tekstni okvir 794015953" o:spid="_x0000_s1039" type="#_x0000_t202" style="position:absolute;left:0;text-align:left;margin-left:53.7pt;margin-top:233.25pt;width:389.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" stroked="f">
                <v:textbox style="mso-fit-shape-to-text:t" inset="0,0,0,0">
                  <w:txbxContent>
                    <w:p w14:paraId="39D9B603" w14:textId="2F889AD6" w:rsidR="00DE7483" w:rsidRPr="00B4062A" w:rsidRDefault="00DE7483" w:rsidP="00823792">
                      <w:pPr>
                        <w:pStyle w:val="Opisslike"/>
                      </w:pPr>
                      <w:r>
                        <w:t xml:space="preserve">Slika </w:t>
                      </w:r>
                      <w:r>
                        <w:fldChar w:fldCharType="begin"/>
                      </w:r>
                      <w:r>
                        <w:instrText xml:space="preserve"> SEQ Slika \* ARABIC </w:instrText>
                      </w:r>
                      <w:r>
                        <w:fldChar w:fldCharType="separate"/>
                      </w:r>
                      <w:r>
                        <w:rPr>
                          <w:noProof/>
                        </w:rPr>
                        <w:t>16</w:t>
                      </w:r>
                      <w:r>
                        <w:fldChar w:fldCharType="end"/>
                      </w:r>
                      <w:r>
                        <w:t xml:space="preserve"> Histogrami relativnih kutova prilikom rotacije</w:t>
                      </w:r>
                    </w:p>
                  </w:txbxContent>
                </v:textbox>
                <w10:wrap type="topAndBottom"/>
              </v:shape>
            </w:pict>
          </mc:Fallback>
        </mc:AlternateContent>
      </w:r>
      <w:r w:rsidR="00983A7C">
        <w:rPr>
          <w:rFonts w:ascii="Arial" w:hAnsi="Arial" w:cs="Arial"/>
          <w:noProof/>
          <w:sz w:val="24"/>
          <w:szCs w:val="24"/>
          <w:lang w:eastAsia="hr-HR"/>
        </w:rPr>
        <w:drawing>
          <wp:anchor distT="0" distB="0" distL="114300" distR="114300" simplePos="0" relativeHeight="251611136" behindDoc="0" locked="0" layoutInCell="1" allowOverlap="1" wp14:anchorId="1B30C3D2" wp14:editId="58237731">
            <wp:simplePos x="0" y="0"/>
            <wp:positionH relativeFrom="column">
              <wp:posOffset>681990</wp:posOffset>
            </wp:positionH>
            <wp:positionV relativeFrom="paragraph">
              <wp:posOffset>-2540</wp:posOffset>
            </wp:positionV>
            <wp:extent cx="4944110" cy="2905125"/>
            <wp:effectExtent l="0" t="0" r="8890" b="9525"/>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t_zakret_hist.png"/>
                    <pic:cNvPicPr/>
                  </pic:nvPicPr>
                  <pic:blipFill>
                    <a:blip r:embed="rId27">
                      <a:extLst>
                        <a:ext uri="{28A0092B-C50C-407E-A947-70E740481C1C}">
                          <a14:useLocalDpi xmlns:a14="http://schemas.microsoft.com/office/drawing/2010/main" val="0"/>
                        </a:ext>
                      </a:extLst>
                    </a:blip>
                    <a:stretch>
                      <a:fillRect/>
                    </a:stretch>
                  </pic:blipFill>
                  <pic:spPr>
                    <a:xfrm>
                      <a:off x="0" y="0"/>
                      <a:ext cx="4944110" cy="2905125"/>
                    </a:xfrm>
                    <a:prstGeom prst="rect">
                      <a:avLst/>
                    </a:prstGeom>
                  </pic:spPr>
                </pic:pic>
              </a:graphicData>
            </a:graphic>
          </wp:anchor>
        </w:drawing>
      </w:r>
      <w:r w:rsidR="00A50CE4">
        <w:rPr>
          <w:rFonts w:ascii="Arial" w:hAnsi="Arial" w:cs="Arial"/>
          <w:sz w:val="24"/>
          <w:szCs w:val="24"/>
        </w:rPr>
        <w:t>Na slici broj 16.</w:t>
      </w:r>
      <w:r w:rsidR="00983A7C">
        <w:rPr>
          <w:rFonts w:ascii="Arial" w:hAnsi="Arial" w:cs="Arial"/>
          <w:sz w:val="24"/>
          <w:szCs w:val="24"/>
        </w:rPr>
        <w:t xml:space="preserve"> se uočava pomak između </w:t>
      </w:r>
      <w:proofErr w:type="spellStart"/>
      <w:r w:rsidR="00983A7C">
        <w:rPr>
          <w:rFonts w:ascii="Arial" w:hAnsi="Arial" w:cs="Arial"/>
          <w:sz w:val="24"/>
          <w:szCs w:val="24"/>
        </w:rPr>
        <w:t>histograma</w:t>
      </w:r>
      <w:proofErr w:type="spellEnd"/>
      <w:r w:rsidR="00983A7C">
        <w:rPr>
          <w:rFonts w:ascii="Arial" w:hAnsi="Arial" w:cs="Arial"/>
          <w:sz w:val="24"/>
          <w:szCs w:val="24"/>
        </w:rPr>
        <w:t xml:space="preserve"> što znači da je bio pomak u </w:t>
      </w:r>
      <w:r w:rsidR="00BD6449">
        <w:rPr>
          <w:rFonts w:ascii="Arial" w:hAnsi="Arial" w:cs="Arial"/>
          <w:sz w:val="24"/>
          <w:szCs w:val="24"/>
        </w:rPr>
        <w:t>kutu tj. dogodila se rotacija</w:t>
      </w:r>
      <w:r w:rsidR="00A50CE4">
        <w:rPr>
          <w:rFonts w:ascii="Arial" w:hAnsi="Arial" w:cs="Arial"/>
          <w:sz w:val="24"/>
          <w:szCs w:val="24"/>
        </w:rPr>
        <w:t>.</w:t>
      </w:r>
    </w:p>
    <w:p w14:paraId="47F45C36" w14:textId="77777777" w:rsidR="006A068E" w:rsidRDefault="006A068E" w:rsidP="00DD48B5">
      <w:pPr>
        <w:spacing w:line="360" w:lineRule="auto"/>
        <w:ind w:left="1440"/>
        <w:jc w:val="both"/>
        <w:rPr>
          <w:rFonts w:ascii="Arial" w:hAnsi="Arial" w:cs="Arial"/>
          <w:sz w:val="24"/>
          <w:szCs w:val="24"/>
        </w:rPr>
      </w:pPr>
    </w:p>
    <w:p w14:paraId="48466BA0" w14:textId="413EF333" w:rsidR="08C1AB28" w:rsidRDefault="08C1AB28" w:rsidP="00DD48B5">
      <w:pPr>
        <w:pStyle w:val="ListParagraph"/>
        <w:numPr>
          <w:ilvl w:val="1"/>
          <w:numId w:val="3"/>
        </w:numPr>
        <w:spacing w:line="360" w:lineRule="auto"/>
        <w:jc w:val="both"/>
        <w:rPr>
          <w:sz w:val="24"/>
          <w:szCs w:val="24"/>
        </w:rPr>
      </w:pP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kutova</w:t>
      </w:r>
    </w:p>
    <w:p w14:paraId="028C57BD" w14:textId="3E33B709"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 xml:space="preserve">U ovome koraku se vrši </w:t>
      </w: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ta dva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te se dobiva kut u stupnjevima za koji je najvjerojatnije drugo očitanje bilo zakrenuto naprema prvog ili 0 ako nije bilo zakreta. Rezultat je u stupnjevima.</w:t>
      </w:r>
    </w:p>
    <w:p w14:paraId="6101BB99" w14:textId="77777777" w:rsidR="007C7EE1" w:rsidRDefault="007C7EE1" w:rsidP="00DD48B5">
      <w:pPr>
        <w:spacing w:line="360" w:lineRule="auto"/>
        <w:ind w:left="1080"/>
        <w:jc w:val="both"/>
        <w:rPr>
          <w:rFonts w:ascii="Arial" w:hAnsi="Arial" w:cs="Arial"/>
          <w:sz w:val="24"/>
          <w:szCs w:val="24"/>
        </w:rPr>
      </w:pPr>
    </w:p>
    <w:p w14:paraId="3AF33A9E" w14:textId="671A17FF" w:rsidR="00EE3971" w:rsidRDefault="007C7EE1" w:rsidP="00DD48B5">
      <w:pPr>
        <w:spacing w:line="360" w:lineRule="auto"/>
        <w:ind w:left="1080"/>
        <w:jc w:val="both"/>
        <w:rPr>
          <w:rFonts w:ascii="Arial" w:hAnsi="Arial" w:cs="Arial"/>
          <w:sz w:val="24"/>
          <w:szCs w:val="24"/>
        </w:rPr>
      </w:pPr>
      <w:r>
        <w:rPr>
          <w:noProof/>
          <w:lang w:eastAsia="hr-HR"/>
        </w:rPr>
        <w:lastRenderedPageBreak/>
        <mc:AlternateContent>
          <mc:Choice Requires="wps">
            <w:drawing>
              <wp:anchor distT="0" distB="0" distL="114300" distR="114300" simplePos="0" relativeHeight="251700224" behindDoc="0" locked="0" layoutInCell="1" allowOverlap="1" wp14:anchorId="6F178ADE" wp14:editId="60D648D7">
                <wp:simplePos x="0" y="0"/>
                <wp:positionH relativeFrom="column">
                  <wp:posOffset>681990</wp:posOffset>
                </wp:positionH>
                <wp:positionV relativeFrom="paragraph">
                  <wp:posOffset>2444750</wp:posOffset>
                </wp:positionV>
                <wp:extent cx="4152900" cy="635"/>
                <wp:effectExtent l="0" t="0" r="0" b="18415"/>
                <wp:wrapTopAndBottom/>
                <wp:docPr id="794015956" name="Tekstni okvir 794015956"/>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6FDF12C" w14:textId="308CE18F" w:rsidR="00DE7483" w:rsidRPr="003E451E" w:rsidRDefault="00DE7483" w:rsidP="007C7EE1">
                            <w:pPr>
                              <w:pStyle w:val="Caption"/>
                              <w:rPr>
                                <w:rFonts w:ascii="Arial" w:hAnsi="Arial" w:cs="Arial"/>
                                <w:sz w:val="24"/>
                                <w:szCs w:val="24"/>
                              </w:rPr>
                            </w:pPr>
                            <w:r>
                              <w:t xml:space="preserve">Slika </w:t>
                            </w:r>
                            <w:r>
                              <w:fldChar w:fldCharType="begin"/>
                            </w:r>
                            <w:r>
                              <w:instrText xml:space="preserve"> SEQ Slika \* ARABIC </w:instrText>
                            </w:r>
                            <w:r>
                              <w:fldChar w:fldCharType="separate"/>
                            </w:r>
                            <w:r>
                              <w:rPr>
                                <w:noProof/>
                              </w:rPr>
                              <w:t>17</w:t>
                            </w:r>
                            <w:r>
                              <w:fldChar w:fldCharType="end"/>
                            </w:r>
                            <w:r>
                              <w:t xml:space="preserve"> </w:t>
                            </w:r>
                            <w:proofErr w:type="spellStart"/>
                            <w:r>
                              <w:t>Kroskorelacija</w:t>
                            </w:r>
                            <w:proofErr w:type="spellEnd"/>
                            <w:r>
                              <w:t xml:space="preserve"> </w:t>
                            </w:r>
                            <w:proofErr w:type="spellStart"/>
                            <w:r>
                              <w:t>histograma</w:t>
                            </w:r>
                            <w:proofErr w:type="spellEnd"/>
                            <w:r>
                              <w:t xml:space="preserve"> relativnih kutova bez rotacije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78ADE" id="Tekstni okvir 794015956" o:spid="_x0000_s1040" type="#_x0000_t202" style="position:absolute;left:0;text-align:left;margin-left:53.7pt;margin-top:192.5pt;width:32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" stroked="f">
                <v:textbox style="mso-fit-shape-to-text:t" inset="0,0,0,0">
                  <w:txbxContent>
                    <w:p w14:paraId="56FDF12C" w14:textId="308CE18F" w:rsidR="00DE7483" w:rsidRPr="003E451E" w:rsidRDefault="00DE7483" w:rsidP="007C7EE1">
                      <w:pPr>
                        <w:pStyle w:val="Opisslike"/>
                        <w:rPr>
                          <w:rFonts w:ascii="Arial" w:hAnsi="Arial" w:cs="Arial"/>
                          <w:sz w:val="24"/>
                          <w:szCs w:val="24"/>
                        </w:rPr>
                      </w:pPr>
                      <w:r>
                        <w:t xml:space="preserve">Slika </w:t>
                      </w:r>
                      <w:r>
                        <w:fldChar w:fldCharType="begin"/>
                      </w:r>
                      <w:r>
                        <w:instrText xml:space="preserve"> SEQ Slika \* ARABIC </w:instrText>
                      </w:r>
                      <w:r>
                        <w:fldChar w:fldCharType="separate"/>
                      </w:r>
                      <w:r>
                        <w:rPr>
                          <w:noProof/>
                        </w:rPr>
                        <w:t>17</w:t>
                      </w:r>
                      <w:r>
                        <w:fldChar w:fldCharType="end"/>
                      </w:r>
                      <w:r>
                        <w:t xml:space="preserve"> Kroskorelacija histograma relativnih kutova bez rotacije</w:t>
                      </w:r>
                    </w:p>
                  </w:txbxContent>
                </v:textbox>
                <w10:wrap type="topAndBottom"/>
              </v:shape>
            </w:pict>
          </mc:Fallback>
        </mc:AlternateContent>
      </w:r>
      <w:r>
        <w:rPr>
          <w:rFonts w:ascii="Arial" w:hAnsi="Arial" w:cs="Arial"/>
          <w:noProof/>
          <w:sz w:val="24"/>
          <w:szCs w:val="24"/>
          <w:lang w:eastAsia="hr-HR"/>
        </w:rPr>
        <w:drawing>
          <wp:anchor distT="0" distB="0" distL="114300" distR="114300" simplePos="0" relativeHeight="251656192" behindDoc="0" locked="0" layoutInCell="1" allowOverlap="1" wp14:anchorId="31AEA7E7" wp14:editId="22BABBBB">
            <wp:simplePos x="0" y="0"/>
            <wp:positionH relativeFrom="column">
              <wp:posOffset>681990</wp:posOffset>
            </wp:positionH>
            <wp:positionV relativeFrom="paragraph">
              <wp:posOffset>4445</wp:posOffset>
            </wp:positionV>
            <wp:extent cx="4152900" cy="2383155"/>
            <wp:effectExtent l="0" t="0" r="0" b="1905"/>
            <wp:wrapTopAndBottom/>
            <wp:docPr id="794015954" name="Slika 79401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5954" name="kutovi_cc.png"/>
                    <pic:cNvPicPr/>
                  </pic:nvPicPr>
                  <pic:blipFill>
                    <a:blip r:embed="rId28">
                      <a:extLst>
                        <a:ext uri="{28A0092B-C50C-407E-A947-70E740481C1C}">
                          <a14:useLocalDpi xmlns:a14="http://schemas.microsoft.com/office/drawing/2010/main" val="0"/>
                        </a:ext>
                      </a:extLst>
                    </a:blip>
                    <a:stretch>
                      <a:fillRect/>
                    </a:stretch>
                  </pic:blipFill>
                  <pic:spPr>
                    <a:xfrm>
                      <a:off x="0" y="0"/>
                      <a:ext cx="4152900" cy="2383155"/>
                    </a:xfrm>
                    <a:prstGeom prst="rect">
                      <a:avLst/>
                    </a:prstGeom>
                  </pic:spPr>
                </pic:pic>
              </a:graphicData>
            </a:graphic>
            <wp14:sizeRelH relativeFrom="margin">
              <wp14:pctWidth>0</wp14:pctWidth>
            </wp14:sizeRelH>
            <wp14:sizeRelV relativeFrom="margin">
              <wp14:pctHeight>0</wp14:pctHeight>
            </wp14:sizeRelV>
          </wp:anchor>
        </w:drawing>
      </w:r>
    </w:p>
    <w:p w14:paraId="7B5B44B0" w14:textId="0DA62C03" w:rsidR="00784DE8" w:rsidRDefault="00784DE8" w:rsidP="00DD48B5">
      <w:pPr>
        <w:spacing w:line="360" w:lineRule="auto"/>
        <w:ind w:left="1080"/>
        <w:jc w:val="both"/>
        <w:rPr>
          <w:rFonts w:ascii="Arial" w:hAnsi="Arial" w:cs="Arial"/>
          <w:sz w:val="24"/>
          <w:szCs w:val="24"/>
        </w:rPr>
      </w:pPr>
      <w:r>
        <w:rPr>
          <w:rFonts w:ascii="Arial" w:hAnsi="Arial" w:cs="Arial"/>
          <w:sz w:val="24"/>
          <w:szCs w:val="24"/>
        </w:rPr>
        <w:t>Na slici broj 17. se može prim</w:t>
      </w:r>
      <w:r w:rsidR="004032B8">
        <w:rPr>
          <w:rFonts w:ascii="Arial" w:hAnsi="Arial" w:cs="Arial"/>
          <w:sz w:val="24"/>
          <w:szCs w:val="24"/>
        </w:rPr>
        <w:t>i</w:t>
      </w:r>
      <w:r>
        <w:rPr>
          <w:rFonts w:ascii="Arial" w:hAnsi="Arial" w:cs="Arial"/>
          <w:sz w:val="24"/>
          <w:szCs w:val="24"/>
        </w:rPr>
        <w:t>jetiti kako je maksimalna vrijednost grafa sa x koordinatom 0 što znači da nije bilo rotacije između dva očitanja.</w:t>
      </w:r>
    </w:p>
    <w:p w14:paraId="3D14DE57" w14:textId="454789B2" w:rsidR="00784DE8" w:rsidRPr="00784DE8" w:rsidRDefault="00784DE8" w:rsidP="00784DE8"/>
    <w:p w14:paraId="32314A41" w14:textId="1557DAF2" w:rsidR="00E10495" w:rsidRDefault="00CB4A31" w:rsidP="007C7EE1">
      <w:pPr>
        <w:keepNext/>
        <w:spacing w:line="360" w:lineRule="auto"/>
        <w:ind w:left="1080"/>
        <w:rPr>
          <w:rFonts w:ascii="Arial" w:hAnsi="Arial" w:cs="Arial"/>
          <w:sz w:val="24"/>
          <w:szCs w:val="24"/>
        </w:rPr>
      </w:pPr>
      <w:r>
        <w:rPr>
          <w:noProof/>
          <w:lang w:eastAsia="hr-HR"/>
        </w:rPr>
        <mc:AlternateContent>
          <mc:Choice Requires="wps">
            <w:drawing>
              <wp:anchor distT="0" distB="0" distL="114300" distR="114300" simplePos="0" relativeHeight="251720704" behindDoc="0" locked="0" layoutInCell="1" allowOverlap="1" wp14:anchorId="66772FE8" wp14:editId="5CCB7371">
                <wp:simplePos x="0" y="0"/>
                <wp:positionH relativeFrom="column">
                  <wp:posOffset>681990</wp:posOffset>
                </wp:positionH>
                <wp:positionV relativeFrom="paragraph">
                  <wp:posOffset>2957195</wp:posOffset>
                </wp:positionV>
                <wp:extent cx="5039360" cy="635"/>
                <wp:effectExtent l="0" t="0" r="8890" b="18415"/>
                <wp:wrapTopAndBottom/>
                <wp:docPr id="794015957" name="Tekstni okvir 794015957"/>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8969EF" w14:textId="24D79B5D" w:rsidR="00DE7483" w:rsidRPr="003469F7" w:rsidRDefault="00DE7483" w:rsidP="00CB4A31">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18</w:t>
                            </w:r>
                            <w:r>
                              <w:fldChar w:fldCharType="end"/>
                            </w:r>
                            <w:r>
                              <w:t xml:space="preserve"> </w:t>
                            </w:r>
                            <w:proofErr w:type="spellStart"/>
                            <w:r>
                              <w:t>Kroskorelacija</w:t>
                            </w:r>
                            <w:proofErr w:type="spellEnd"/>
                            <w:r>
                              <w:t xml:space="preserve"> </w:t>
                            </w:r>
                            <w:proofErr w:type="spellStart"/>
                            <w:r>
                              <w:t>histograma</w:t>
                            </w:r>
                            <w:proofErr w:type="spellEnd"/>
                            <w:r>
                              <w:t xml:space="preserve"> relativnih kutova prilikom rotacije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72FE8" id="Tekstni okvir 794015957" o:spid="_x0000_s1041" type="#_x0000_t202" style="position:absolute;left:0;text-align:left;margin-left:53.7pt;margin-top:232.85pt;width:396.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" stroked="f">
                <v:textbox style="mso-fit-shape-to-text:t" inset="0,0,0,0">
                  <w:txbxContent>
                    <w:p w14:paraId="7D8969EF" w14:textId="24D79B5D" w:rsidR="00DE7483" w:rsidRPr="003469F7" w:rsidRDefault="00DE7483" w:rsidP="00CB4A31">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18</w:t>
                      </w:r>
                      <w:r>
                        <w:fldChar w:fldCharType="end"/>
                      </w:r>
                      <w:r>
                        <w:t xml:space="preserve"> Kroskorelacija histograma relativnih kutova prilikom rotacije</w:t>
                      </w:r>
                    </w:p>
                  </w:txbxContent>
                </v:textbox>
                <w10:wrap type="topAndBottom"/>
              </v:shape>
            </w:pict>
          </mc:Fallback>
        </mc:AlternateContent>
      </w:r>
      <w:r w:rsidR="00E10495">
        <w:rPr>
          <w:rFonts w:ascii="Arial" w:hAnsi="Arial" w:cs="Arial"/>
          <w:noProof/>
          <w:sz w:val="24"/>
          <w:szCs w:val="24"/>
          <w:lang w:eastAsia="hr-HR"/>
        </w:rPr>
        <w:drawing>
          <wp:anchor distT="0" distB="0" distL="114300" distR="114300" simplePos="0" relativeHeight="251678720" behindDoc="0" locked="0" layoutInCell="1" allowOverlap="1" wp14:anchorId="4A533118" wp14:editId="39ADDE48">
            <wp:simplePos x="0" y="0"/>
            <wp:positionH relativeFrom="column">
              <wp:posOffset>681990</wp:posOffset>
            </wp:positionH>
            <wp:positionV relativeFrom="paragraph">
              <wp:posOffset>4445</wp:posOffset>
            </wp:positionV>
            <wp:extent cx="5039428" cy="2896003"/>
            <wp:effectExtent l="0" t="0" r="889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t_zakret_cc.png"/>
                    <pic:cNvPicPr/>
                  </pic:nvPicPr>
                  <pic:blipFill>
                    <a:blip r:embed="rId29">
                      <a:extLst>
                        <a:ext uri="{28A0092B-C50C-407E-A947-70E740481C1C}">
                          <a14:useLocalDpi xmlns:a14="http://schemas.microsoft.com/office/drawing/2010/main" val="0"/>
                        </a:ext>
                      </a:extLst>
                    </a:blip>
                    <a:stretch>
                      <a:fillRect/>
                    </a:stretch>
                  </pic:blipFill>
                  <pic:spPr>
                    <a:xfrm>
                      <a:off x="0" y="0"/>
                      <a:ext cx="5039428" cy="2896003"/>
                    </a:xfrm>
                    <a:prstGeom prst="rect">
                      <a:avLst/>
                    </a:prstGeom>
                  </pic:spPr>
                </pic:pic>
              </a:graphicData>
            </a:graphic>
            <wp14:sizeRelH relativeFrom="page">
              <wp14:pctWidth>0</wp14:pctWidth>
            </wp14:sizeRelH>
            <wp14:sizeRelV relativeFrom="page">
              <wp14:pctHeight>0</wp14:pctHeight>
            </wp14:sizeRelV>
          </wp:anchor>
        </w:drawing>
      </w:r>
    </w:p>
    <w:p w14:paraId="222C4E25" w14:textId="77777777" w:rsidR="007C7EE1" w:rsidRDefault="007C7EE1" w:rsidP="00DD48B5">
      <w:pPr>
        <w:spacing w:line="360" w:lineRule="auto"/>
        <w:ind w:left="1080"/>
        <w:jc w:val="both"/>
        <w:rPr>
          <w:rFonts w:ascii="Arial" w:hAnsi="Arial" w:cs="Arial"/>
          <w:sz w:val="24"/>
          <w:szCs w:val="24"/>
        </w:rPr>
      </w:pPr>
    </w:p>
    <w:p w14:paraId="54452D76" w14:textId="6FF1969F" w:rsidR="004032B8" w:rsidRDefault="004032B8" w:rsidP="00DD48B5">
      <w:pPr>
        <w:spacing w:line="360" w:lineRule="auto"/>
        <w:ind w:left="1080"/>
        <w:jc w:val="both"/>
        <w:rPr>
          <w:rFonts w:ascii="Arial" w:hAnsi="Arial" w:cs="Arial"/>
          <w:sz w:val="24"/>
          <w:szCs w:val="24"/>
        </w:rPr>
      </w:pPr>
      <w:r>
        <w:rPr>
          <w:rFonts w:ascii="Arial" w:hAnsi="Arial" w:cs="Arial"/>
          <w:sz w:val="24"/>
          <w:szCs w:val="24"/>
        </w:rPr>
        <w:lastRenderedPageBreak/>
        <w:t>Na slici broj 18. se može primijetiti da je maksimalna vrijednost grafa na nekoj x koordinati većoj od 0, što znači da se dogodila rotacija.</w:t>
      </w:r>
    </w:p>
    <w:p w14:paraId="22F2D4D4" w14:textId="79790737" w:rsidR="08C1AB28" w:rsidRDefault="08C1AB28" w:rsidP="00DD48B5">
      <w:pPr>
        <w:spacing w:line="360" w:lineRule="auto"/>
        <w:ind w:left="1080"/>
        <w:jc w:val="both"/>
        <w:rPr>
          <w:rFonts w:ascii="Arial" w:hAnsi="Arial" w:cs="Arial"/>
          <w:sz w:val="24"/>
          <w:szCs w:val="24"/>
        </w:rPr>
      </w:pPr>
      <w:r w:rsidRPr="08C1AB28">
        <w:rPr>
          <w:rFonts w:ascii="Arial" w:hAnsi="Arial" w:cs="Arial"/>
          <w:sz w:val="24"/>
          <w:szCs w:val="24"/>
        </w:rPr>
        <w:t xml:space="preserve">Vidi se da su vrijednosti na y osi vrlo velike što nam ne govori mnogo, samo da je ona vrijednost na x osi koja ima maksimalnu vrijednost na y osi pomak kuta. </w:t>
      </w:r>
    </w:p>
    <w:p w14:paraId="2DAB01B5" w14:textId="77777777" w:rsidR="00902F0C" w:rsidRDefault="00902F0C" w:rsidP="08C1AB28">
      <w:pPr>
        <w:spacing w:line="360" w:lineRule="auto"/>
        <w:ind w:left="1080"/>
        <w:rPr>
          <w:rFonts w:ascii="Arial" w:hAnsi="Arial" w:cs="Arial"/>
          <w:sz w:val="24"/>
          <w:szCs w:val="24"/>
        </w:rPr>
      </w:pPr>
    </w:p>
    <w:p w14:paraId="705066F2" w14:textId="072B8703" w:rsidR="08C1AB28" w:rsidRDefault="08C1AB28" w:rsidP="00DD48B5">
      <w:pPr>
        <w:pStyle w:val="ListParagraph"/>
        <w:numPr>
          <w:ilvl w:val="1"/>
          <w:numId w:val="3"/>
        </w:numPr>
        <w:spacing w:line="360" w:lineRule="auto"/>
        <w:jc w:val="both"/>
        <w:rPr>
          <w:sz w:val="24"/>
          <w:szCs w:val="24"/>
        </w:rPr>
      </w:pPr>
      <w:r w:rsidRPr="08C1AB28">
        <w:rPr>
          <w:rFonts w:ascii="Arial" w:hAnsi="Arial" w:cs="Arial"/>
          <w:sz w:val="24"/>
          <w:szCs w:val="24"/>
        </w:rPr>
        <w:t xml:space="preserve">Normalizirana </w:t>
      </w: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kutova</w:t>
      </w:r>
    </w:p>
    <w:p w14:paraId="21B270ED" w14:textId="77777777" w:rsidR="00EC7795" w:rsidRDefault="08C1AB28" w:rsidP="00DD48B5">
      <w:pPr>
        <w:keepNext/>
        <w:spacing w:line="360" w:lineRule="auto"/>
        <w:ind w:left="1080"/>
        <w:jc w:val="both"/>
        <w:rPr>
          <w:rFonts w:ascii="Arial" w:hAnsi="Arial" w:cs="Arial"/>
          <w:sz w:val="24"/>
          <w:szCs w:val="24"/>
        </w:rPr>
      </w:pPr>
      <w:r w:rsidRPr="08C1AB28">
        <w:rPr>
          <w:rFonts w:ascii="Arial" w:hAnsi="Arial" w:cs="Arial"/>
          <w:sz w:val="24"/>
          <w:szCs w:val="24"/>
        </w:rPr>
        <w:t>Ovo je opcionalan korak ali koristan je ako se želi vidjeti koliko dobro se slažu dva</w:t>
      </w:r>
      <w:r w:rsidR="00DD48B5">
        <w:rPr>
          <w:rFonts w:ascii="Arial" w:hAnsi="Arial" w:cs="Arial"/>
          <w:sz w:val="24"/>
          <w:szCs w:val="24"/>
        </w:rPr>
        <w:t xml:space="preserve"> </w:t>
      </w:r>
      <w:r w:rsidRPr="08C1AB28">
        <w:rPr>
          <w:rFonts w:ascii="Arial" w:hAnsi="Arial" w:cs="Arial"/>
          <w:sz w:val="24"/>
          <w:szCs w:val="24"/>
        </w:rPr>
        <w:t>prethodna</w:t>
      </w:r>
      <w:r w:rsidR="00DD48B5">
        <w:rPr>
          <w:rFonts w:ascii="Arial" w:hAnsi="Arial" w:cs="Arial"/>
          <w:sz w:val="24"/>
          <w:szCs w:val="24"/>
        </w:rPr>
        <w:t xml:space="preserve"> </w:t>
      </w:r>
      <w:r w:rsidRPr="08C1AB28">
        <w:rPr>
          <w:rFonts w:ascii="Arial" w:hAnsi="Arial" w:cs="Arial"/>
          <w:sz w:val="24"/>
          <w:szCs w:val="24"/>
        </w:rPr>
        <w:t>očitanja</w:t>
      </w:r>
      <w:r w:rsidR="00DD48B5">
        <w:rPr>
          <w:rFonts w:ascii="Arial" w:hAnsi="Arial" w:cs="Arial"/>
          <w:sz w:val="24"/>
          <w:szCs w:val="24"/>
        </w:rPr>
        <w:t xml:space="preserve"> tj. da se prikaže kako se mogu korelirati dobro</w:t>
      </w:r>
      <w:r w:rsidRPr="08C1AB28">
        <w:rPr>
          <w:rFonts w:ascii="Arial" w:hAnsi="Arial" w:cs="Arial"/>
          <w:sz w:val="24"/>
          <w:szCs w:val="24"/>
        </w:rPr>
        <w:t>.</w:t>
      </w:r>
    </w:p>
    <w:p w14:paraId="2020BCF4" w14:textId="6DC7B688" w:rsidR="00902F0C" w:rsidRDefault="00CE6338" w:rsidP="00DD48B5">
      <w:pPr>
        <w:keepNext/>
        <w:spacing w:line="360" w:lineRule="auto"/>
        <w:ind w:left="1080"/>
        <w:jc w:val="both"/>
      </w:pPr>
      <w:r>
        <w:rPr>
          <w:rFonts w:ascii="Arial" w:hAnsi="Arial" w:cs="Arial"/>
          <w:noProof/>
          <w:sz w:val="24"/>
          <w:szCs w:val="24"/>
          <w:lang w:eastAsia="hr-HR"/>
        </w:rPr>
        <w:drawing>
          <wp:inline distT="0" distB="0" distL="0" distR="0" wp14:anchorId="07AD5B7D" wp14:editId="2F2EB31F">
            <wp:extent cx="5087058" cy="2867425"/>
            <wp:effectExtent l="0" t="0" r="0" b="952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utovi_ncc.png"/>
                    <pic:cNvPicPr/>
                  </pic:nvPicPr>
                  <pic:blipFill>
                    <a:blip r:embed="rId30">
                      <a:extLst>
                        <a:ext uri="{28A0092B-C50C-407E-A947-70E740481C1C}">
                          <a14:useLocalDpi xmlns:a14="http://schemas.microsoft.com/office/drawing/2010/main" val="0"/>
                        </a:ext>
                      </a:extLst>
                    </a:blip>
                    <a:stretch>
                      <a:fillRect/>
                    </a:stretch>
                  </pic:blipFill>
                  <pic:spPr>
                    <a:xfrm>
                      <a:off x="0" y="0"/>
                      <a:ext cx="5087058" cy="2867425"/>
                    </a:xfrm>
                    <a:prstGeom prst="rect">
                      <a:avLst/>
                    </a:prstGeom>
                  </pic:spPr>
                </pic:pic>
              </a:graphicData>
            </a:graphic>
          </wp:inline>
        </w:drawing>
      </w:r>
    </w:p>
    <w:p w14:paraId="66889DAC" w14:textId="24922F18" w:rsidR="00CE6338" w:rsidRPr="00ED36BE" w:rsidRDefault="00902F0C" w:rsidP="00902F0C">
      <w:pPr>
        <w:pStyle w:val="Caption"/>
        <w:jc w:val="center"/>
        <w:rPr>
          <w:rFonts w:ascii="Arial" w:hAnsi="Arial" w:cs="Arial"/>
          <w:i w:val="0"/>
          <w:sz w:val="24"/>
          <w:szCs w:val="24"/>
        </w:rPr>
      </w:pPr>
      <w:r w:rsidRPr="00ED36BE">
        <w:rPr>
          <w:rFonts w:ascii="Arial" w:hAnsi="Arial" w:cs="Arial"/>
          <w:i w:val="0"/>
        </w:rPr>
        <w:t xml:space="preserve">Slika </w:t>
      </w:r>
      <w:r w:rsidRPr="00ED36BE">
        <w:rPr>
          <w:rFonts w:ascii="Arial" w:hAnsi="Arial" w:cs="Arial"/>
          <w:i w:val="0"/>
        </w:rPr>
        <w:fldChar w:fldCharType="begin"/>
      </w:r>
      <w:r w:rsidRPr="00ED36BE">
        <w:rPr>
          <w:rFonts w:ascii="Arial" w:hAnsi="Arial" w:cs="Arial"/>
          <w:i w:val="0"/>
        </w:rPr>
        <w:instrText xml:space="preserve"> SEQ Slika \* ARABIC </w:instrText>
      </w:r>
      <w:r w:rsidRPr="00ED36BE">
        <w:rPr>
          <w:rFonts w:ascii="Arial" w:hAnsi="Arial" w:cs="Arial"/>
          <w:i w:val="0"/>
        </w:rPr>
        <w:fldChar w:fldCharType="separate"/>
      </w:r>
      <w:r w:rsidR="008634B5">
        <w:rPr>
          <w:rFonts w:ascii="Arial" w:hAnsi="Arial" w:cs="Arial"/>
          <w:i w:val="0"/>
          <w:noProof/>
        </w:rPr>
        <w:t>19</w:t>
      </w:r>
      <w:r w:rsidRPr="00ED36BE">
        <w:rPr>
          <w:rFonts w:ascii="Arial" w:hAnsi="Arial" w:cs="Arial"/>
          <w:i w:val="0"/>
        </w:rPr>
        <w:fldChar w:fldCharType="end"/>
      </w:r>
      <w:r w:rsidRPr="00ED36BE">
        <w:rPr>
          <w:rFonts w:ascii="Arial" w:hAnsi="Arial" w:cs="Arial"/>
          <w:i w:val="0"/>
        </w:rPr>
        <w:t xml:space="preserve"> Normalizirana </w:t>
      </w:r>
      <w:proofErr w:type="spellStart"/>
      <w:r w:rsidRPr="00ED36BE">
        <w:rPr>
          <w:rFonts w:ascii="Arial" w:hAnsi="Arial" w:cs="Arial"/>
          <w:i w:val="0"/>
        </w:rPr>
        <w:t>kroskorelacija</w:t>
      </w:r>
      <w:proofErr w:type="spellEnd"/>
      <w:r w:rsidRPr="00ED36BE">
        <w:rPr>
          <w:rFonts w:ascii="Arial" w:hAnsi="Arial" w:cs="Arial"/>
          <w:i w:val="0"/>
        </w:rPr>
        <w:t xml:space="preserve"> </w:t>
      </w:r>
      <w:proofErr w:type="spellStart"/>
      <w:r w:rsidRPr="00ED36BE">
        <w:rPr>
          <w:rFonts w:ascii="Arial" w:hAnsi="Arial" w:cs="Arial"/>
          <w:i w:val="0"/>
        </w:rPr>
        <w:t>histograma</w:t>
      </w:r>
      <w:proofErr w:type="spellEnd"/>
      <w:r w:rsidRPr="00ED36BE">
        <w:rPr>
          <w:rFonts w:ascii="Arial" w:hAnsi="Arial" w:cs="Arial"/>
          <w:i w:val="0"/>
        </w:rPr>
        <w:t xml:space="preserve"> relativnih kutova kada nije bilo rotacije</w:t>
      </w:r>
    </w:p>
    <w:p w14:paraId="7694B3CC" w14:textId="7D49D4B4" w:rsidR="00CE6338" w:rsidRDefault="00902F0C" w:rsidP="00EC7795">
      <w:pPr>
        <w:spacing w:line="360" w:lineRule="auto"/>
        <w:ind w:left="1080"/>
        <w:jc w:val="both"/>
        <w:rPr>
          <w:rFonts w:ascii="Arial" w:hAnsi="Arial" w:cs="Arial"/>
          <w:sz w:val="24"/>
          <w:szCs w:val="24"/>
        </w:rPr>
      </w:pPr>
      <w:r>
        <w:rPr>
          <w:rFonts w:ascii="Arial" w:hAnsi="Arial" w:cs="Arial"/>
          <w:sz w:val="24"/>
          <w:szCs w:val="24"/>
        </w:rPr>
        <w:t>N</w:t>
      </w:r>
      <w:r w:rsidR="00ED36BE">
        <w:rPr>
          <w:rFonts w:ascii="Arial" w:hAnsi="Arial" w:cs="Arial"/>
          <w:sz w:val="24"/>
          <w:szCs w:val="24"/>
        </w:rPr>
        <w:t>a slici broj 19</w:t>
      </w:r>
      <w:r>
        <w:rPr>
          <w:rFonts w:ascii="Arial" w:hAnsi="Arial" w:cs="Arial"/>
          <w:sz w:val="24"/>
          <w:szCs w:val="24"/>
        </w:rPr>
        <w:t xml:space="preserve">. možemo vidjeti kako je također maksimalna vrijednost grafa na x koordinati </w:t>
      </w:r>
      <w:r w:rsidR="007F4384">
        <w:rPr>
          <w:rFonts w:ascii="Arial" w:hAnsi="Arial" w:cs="Arial"/>
          <w:sz w:val="24"/>
          <w:szCs w:val="24"/>
        </w:rPr>
        <w:t xml:space="preserve">s vrijednošću </w:t>
      </w:r>
      <w:r>
        <w:rPr>
          <w:rFonts w:ascii="Arial" w:hAnsi="Arial" w:cs="Arial"/>
          <w:sz w:val="24"/>
          <w:szCs w:val="24"/>
        </w:rPr>
        <w:t>0.</w:t>
      </w:r>
    </w:p>
    <w:p w14:paraId="7454B317" w14:textId="77777777" w:rsidR="00902F0C" w:rsidRDefault="00CE6338" w:rsidP="00902F0C">
      <w:pPr>
        <w:keepNext/>
        <w:spacing w:line="360" w:lineRule="auto"/>
        <w:ind w:left="720" w:firstLine="360"/>
      </w:pPr>
      <w:r>
        <w:rPr>
          <w:rFonts w:ascii="Arial" w:hAnsi="Arial" w:cs="Arial"/>
          <w:noProof/>
          <w:sz w:val="24"/>
          <w:szCs w:val="24"/>
          <w:lang w:eastAsia="hr-HR"/>
        </w:rPr>
        <w:lastRenderedPageBreak/>
        <w:drawing>
          <wp:inline distT="0" distB="0" distL="0" distR="0" wp14:anchorId="05CF211C" wp14:editId="415D8747">
            <wp:extent cx="5058481" cy="2848372"/>
            <wp:effectExtent l="0" t="0" r="8890" b="952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ut_zakret_ncc.png"/>
                    <pic:cNvPicPr/>
                  </pic:nvPicPr>
                  <pic:blipFill>
                    <a:blip r:embed="rId31">
                      <a:extLst>
                        <a:ext uri="{28A0092B-C50C-407E-A947-70E740481C1C}">
                          <a14:useLocalDpi xmlns:a14="http://schemas.microsoft.com/office/drawing/2010/main" val="0"/>
                        </a:ext>
                      </a:extLst>
                    </a:blip>
                    <a:stretch>
                      <a:fillRect/>
                    </a:stretch>
                  </pic:blipFill>
                  <pic:spPr>
                    <a:xfrm>
                      <a:off x="0" y="0"/>
                      <a:ext cx="5058481" cy="2848372"/>
                    </a:xfrm>
                    <a:prstGeom prst="rect">
                      <a:avLst/>
                    </a:prstGeom>
                  </pic:spPr>
                </pic:pic>
              </a:graphicData>
            </a:graphic>
          </wp:inline>
        </w:drawing>
      </w:r>
    </w:p>
    <w:p w14:paraId="08721472" w14:textId="1BFA536A" w:rsidR="00902F0C" w:rsidRPr="00ED36BE" w:rsidRDefault="00902F0C" w:rsidP="00902F0C">
      <w:pPr>
        <w:pStyle w:val="Caption"/>
        <w:jc w:val="center"/>
        <w:rPr>
          <w:rFonts w:ascii="Arial" w:hAnsi="Arial" w:cs="Arial"/>
          <w:i w:val="0"/>
          <w:sz w:val="24"/>
          <w:szCs w:val="24"/>
        </w:rPr>
      </w:pPr>
      <w:r w:rsidRPr="00ED36BE">
        <w:rPr>
          <w:rFonts w:ascii="Arial" w:hAnsi="Arial" w:cs="Arial"/>
          <w:i w:val="0"/>
        </w:rPr>
        <w:t xml:space="preserve">Slika </w:t>
      </w:r>
      <w:r w:rsidRPr="00ED36BE">
        <w:rPr>
          <w:rFonts w:ascii="Arial" w:hAnsi="Arial" w:cs="Arial"/>
          <w:i w:val="0"/>
        </w:rPr>
        <w:fldChar w:fldCharType="begin"/>
      </w:r>
      <w:r w:rsidRPr="00ED36BE">
        <w:rPr>
          <w:rFonts w:ascii="Arial" w:hAnsi="Arial" w:cs="Arial"/>
          <w:i w:val="0"/>
        </w:rPr>
        <w:instrText xml:space="preserve"> SEQ Slika \* ARABIC </w:instrText>
      </w:r>
      <w:r w:rsidRPr="00ED36BE">
        <w:rPr>
          <w:rFonts w:ascii="Arial" w:hAnsi="Arial" w:cs="Arial"/>
          <w:i w:val="0"/>
        </w:rPr>
        <w:fldChar w:fldCharType="separate"/>
      </w:r>
      <w:r w:rsidR="008634B5">
        <w:rPr>
          <w:rFonts w:ascii="Arial" w:hAnsi="Arial" w:cs="Arial"/>
          <w:i w:val="0"/>
          <w:noProof/>
        </w:rPr>
        <w:t>20</w:t>
      </w:r>
      <w:r w:rsidRPr="00ED36BE">
        <w:rPr>
          <w:rFonts w:ascii="Arial" w:hAnsi="Arial" w:cs="Arial"/>
          <w:i w:val="0"/>
        </w:rPr>
        <w:fldChar w:fldCharType="end"/>
      </w:r>
      <w:r w:rsidRPr="00ED36BE">
        <w:rPr>
          <w:rFonts w:ascii="Arial" w:hAnsi="Arial" w:cs="Arial"/>
          <w:i w:val="0"/>
        </w:rPr>
        <w:t xml:space="preserve"> Normalizirana </w:t>
      </w:r>
      <w:proofErr w:type="spellStart"/>
      <w:r w:rsidRPr="00ED36BE">
        <w:rPr>
          <w:rFonts w:ascii="Arial" w:hAnsi="Arial" w:cs="Arial"/>
          <w:i w:val="0"/>
        </w:rPr>
        <w:t>kroskorelacija</w:t>
      </w:r>
      <w:proofErr w:type="spellEnd"/>
      <w:r w:rsidRPr="00ED36BE">
        <w:rPr>
          <w:rFonts w:ascii="Arial" w:hAnsi="Arial" w:cs="Arial"/>
          <w:i w:val="0"/>
        </w:rPr>
        <w:t xml:space="preserve"> </w:t>
      </w:r>
      <w:proofErr w:type="spellStart"/>
      <w:r w:rsidRPr="00ED36BE">
        <w:rPr>
          <w:rFonts w:ascii="Arial" w:hAnsi="Arial" w:cs="Arial"/>
          <w:i w:val="0"/>
        </w:rPr>
        <w:t>histograma</w:t>
      </w:r>
      <w:proofErr w:type="spellEnd"/>
      <w:r w:rsidRPr="00ED36BE">
        <w:rPr>
          <w:rFonts w:ascii="Arial" w:hAnsi="Arial" w:cs="Arial"/>
          <w:i w:val="0"/>
        </w:rPr>
        <w:t xml:space="preserve"> relativnih kutova </w:t>
      </w:r>
      <w:r w:rsidR="004D202F">
        <w:rPr>
          <w:rFonts w:ascii="Arial" w:hAnsi="Arial" w:cs="Arial"/>
          <w:i w:val="0"/>
        </w:rPr>
        <w:t>prilikom</w:t>
      </w:r>
      <w:r w:rsidRPr="00ED36BE">
        <w:rPr>
          <w:rFonts w:ascii="Arial" w:hAnsi="Arial" w:cs="Arial"/>
          <w:i w:val="0"/>
        </w:rPr>
        <w:t xml:space="preserve"> rotacije</w:t>
      </w:r>
    </w:p>
    <w:p w14:paraId="5F5E3C61" w14:textId="37F4A5CD" w:rsidR="00CE6338" w:rsidRDefault="00CE6338" w:rsidP="00902F0C">
      <w:pPr>
        <w:pStyle w:val="Caption"/>
        <w:jc w:val="center"/>
        <w:rPr>
          <w:rFonts w:ascii="Arial" w:hAnsi="Arial" w:cs="Arial"/>
          <w:sz w:val="24"/>
          <w:szCs w:val="24"/>
        </w:rPr>
      </w:pPr>
    </w:p>
    <w:p w14:paraId="1E768A24" w14:textId="32DF54C3" w:rsidR="00902F0C" w:rsidRDefault="00902F0C" w:rsidP="00EC7795">
      <w:pPr>
        <w:spacing w:line="360" w:lineRule="auto"/>
        <w:ind w:left="1080"/>
        <w:jc w:val="both"/>
        <w:rPr>
          <w:rFonts w:ascii="Arial" w:hAnsi="Arial" w:cs="Arial"/>
          <w:sz w:val="24"/>
          <w:szCs w:val="24"/>
        </w:rPr>
      </w:pPr>
      <w:r>
        <w:rPr>
          <w:rFonts w:ascii="Arial" w:hAnsi="Arial" w:cs="Arial"/>
          <w:sz w:val="24"/>
          <w:szCs w:val="24"/>
        </w:rPr>
        <w:t xml:space="preserve">Na slici broj </w:t>
      </w:r>
      <w:r w:rsidR="00ED36BE">
        <w:rPr>
          <w:rFonts w:ascii="Arial" w:hAnsi="Arial" w:cs="Arial"/>
          <w:sz w:val="24"/>
          <w:szCs w:val="24"/>
        </w:rPr>
        <w:t>20</w:t>
      </w:r>
      <w:r w:rsidR="007F4384">
        <w:rPr>
          <w:rFonts w:ascii="Arial" w:hAnsi="Arial" w:cs="Arial"/>
          <w:sz w:val="24"/>
          <w:szCs w:val="24"/>
        </w:rPr>
        <w:t xml:space="preserve"> se vid</w:t>
      </w:r>
      <w:r w:rsidR="008756AD">
        <w:rPr>
          <w:rFonts w:ascii="Arial" w:hAnsi="Arial" w:cs="Arial"/>
          <w:sz w:val="24"/>
          <w:szCs w:val="24"/>
        </w:rPr>
        <w:t>i kako je maksimalna vrijednost grafa na nekoj vrijednosti većoj od 0.</w:t>
      </w:r>
    </w:p>
    <w:p w14:paraId="4750AD7D" w14:textId="14452051" w:rsidR="08C1AB28" w:rsidRDefault="00CE6338" w:rsidP="00EC7795">
      <w:pPr>
        <w:spacing w:line="360" w:lineRule="auto"/>
        <w:ind w:left="1080"/>
        <w:jc w:val="both"/>
        <w:rPr>
          <w:rFonts w:ascii="Arial" w:hAnsi="Arial" w:cs="Arial"/>
          <w:sz w:val="24"/>
          <w:szCs w:val="24"/>
        </w:rPr>
      </w:pPr>
      <w:r>
        <w:rPr>
          <w:rFonts w:ascii="Arial" w:hAnsi="Arial" w:cs="Arial"/>
          <w:sz w:val="24"/>
          <w:szCs w:val="24"/>
        </w:rPr>
        <w:t>Vid</w:t>
      </w:r>
      <w:r w:rsidR="08C1AB28" w:rsidRPr="08C1AB28">
        <w:rPr>
          <w:rFonts w:ascii="Arial" w:hAnsi="Arial" w:cs="Arial"/>
          <w:sz w:val="24"/>
          <w:szCs w:val="24"/>
        </w:rPr>
        <w:t>i se da je maksimalna vrijednost</w:t>
      </w:r>
      <w:r w:rsidR="008756AD">
        <w:rPr>
          <w:rFonts w:ascii="Arial" w:hAnsi="Arial" w:cs="Arial"/>
          <w:sz w:val="24"/>
          <w:szCs w:val="24"/>
        </w:rPr>
        <w:t xml:space="preserve"> na oba grafa</w:t>
      </w:r>
      <w:r w:rsidR="08C1AB28" w:rsidRPr="08C1AB28">
        <w:rPr>
          <w:rFonts w:ascii="Arial" w:hAnsi="Arial" w:cs="Arial"/>
          <w:sz w:val="24"/>
          <w:szCs w:val="24"/>
        </w:rPr>
        <w:t xml:space="preserve"> približno 1 što je i očekivano.</w:t>
      </w:r>
    </w:p>
    <w:p w14:paraId="0D1DEFDC" w14:textId="3B5640A8" w:rsidR="00F878C9" w:rsidRDefault="00F878C9" w:rsidP="08C1AB28">
      <w:pPr>
        <w:spacing w:line="360" w:lineRule="auto"/>
        <w:ind w:left="720" w:firstLine="360"/>
        <w:rPr>
          <w:rFonts w:ascii="Arial" w:hAnsi="Arial" w:cs="Arial"/>
          <w:sz w:val="24"/>
          <w:szCs w:val="24"/>
        </w:rPr>
      </w:pPr>
    </w:p>
    <w:p w14:paraId="2850F9EE" w14:textId="0D2AD62E" w:rsidR="08C1AB28" w:rsidRDefault="08C1AB28" w:rsidP="00EC7795">
      <w:pPr>
        <w:pStyle w:val="ListParagraph"/>
        <w:numPr>
          <w:ilvl w:val="1"/>
          <w:numId w:val="3"/>
        </w:numPr>
        <w:spacing w:line="360" w:lineRule="auto"/>
        <w:jc w:val="both"/>
        <w:rPr>
          <w:sz w:val="24"/>
          <w:szCs w:val="24"/>
        </w:rPr>
      </w:pPr>
      <w:r w:rsidRPr="08C1AB28">
        <w:rPr>
          <w:rFonts w:ascii="Arial" w:hAnsi="Arial" w:cs="Arial"/>
          <w:sz w:val="24"/>
          <w:szCs w:val="24"/>
        </w:rPr>
        <w:t xml:space="preserve">Rotacija </w:t>
      </w:r>
      <w:proofErr w:type="spellStart"/>
      <w:r w:rsidRPr="08C1AB28">
        <w:rPr>
          <w:rFonts w:ascii="Arial" w:hAnsi="Arial" w:cs="Arial"/>
          <w:sz w:val="24"/>
          <w:szCs w:val="24"/>
        </w:rPr>
        <w:t>S_ref</w:t>
      </w:r>
      <w:proofErr w:type="spellEnd"/>
      <w:r w:rsidR="00C03BC5">
        <w:rPr>
          <w:rFonts w:ascii="Arial" w:hAnsi="Arial" w:cs="Arial"/>
          <w:sz w:val="24"/>
          <w:szCs w:val="24"/>
        </w:rPr>
        <w:t xml:space="preserve">  tj. referentnog očitanja</w:t>
      </w:r>
    </w:p>
    <w:p w14:paraId="341E2AB7" w14:textId="43092B88"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 xml:space="preserve">Sada kada imamo kut za koji je zakrenut </w:t>
      </w:r>
      <w:proofErr w:type="spellStart"/>
      <w:r w:rsidRPr="08C1AB28">
        <w:rPr>
          <w:rFonts w:ascii="Arial" w:hAnsi="Arial" w:cs="Arial"/>
          <w:sz w:val="24"/>
          <w:szCs w:val="24"/>
        </w:rPr>
        <w:t>S_curr</w:t>
      </w:r>
      <w:proofErr w:type="spellEnd"/>
      <w:r w:rsidRPr="08C1AB28">
        <w:rPr>
          <w:rFonts w:ascii="Arial" w:hAnsi="Arial" w:cs="Arial"/>
          <w:sz w:val="24"/>
          <w:szCs w:val="24"/>
        </w:rPr>
        <w:t xml:space="preserve"> naprema </w:t>
      </w:r>
      <w:proofErr w:type="spellStart"/>
      <w:r w:rsidRPr="08C1AB28">
        <w:rPr>
          <w:rFonts w:ascii="Arial" w:hAnsi="Arial" w:cs="Arial"/>
          <w:sz w:val="24"/>
          <w:szCs w:val="24"/>
        </w:rPr>
        <w:t>S_ref</w:t>
      </w:r>
      <w:proofErr w:type="spellEnd"/>
      <w:r w:rsidRPr="08C1AB28">
        <w:rPr>
          <w:rFonts w:ascii="Arial" w:hAnsi="Arial" w:cs="Arial"/>
          <w:sz w:val="24"/>
          <w:szCs w:val="24"/>
        </w:rPr>
        <w:t xml:space="preserve">, rotiramo </w:t>
      </w:r>
      <w:proofErr w:type="spellStart"/>
      <w:r w:rsidRPr="08C1AB28">
        <w:rPr>
          <w:rFonts w:ascii="Arial" w:hAnsi="Arial" w:cs="Arial"/>
          <w:sz w:val="24"/>
          <w:szCs w:val="24"/>
        </w:rPr>
        <w:t>S_ref</w:t>
      </w:r>
      <w:proofErr w:type="spellEnd"/>
      <w:r w:rsidRPr="08C1AB28">
        <w:rPr>
          <w:rFonts w:ascii="Arial" w:hAnsi="Arial" w:cs="Arial"/>
          <w:sz w:val="24"/>
          <w:szCs w:val="24"/>
        </w:rPr>
        <w:t xml:space="preserve"> za taj kut. Time dobivamo poklapanje očitanja u rotaciji.</w:t>
      </w:r>
    </w:p>
    <w:p w14:paraId="51D7E99B" w14:textId="77777777" w:rsidR="006047BF" w:rsidRDefault="006047BF" w:rsidP="00EC7795">
      <w:pPr>
        <w:spacing w:line="360" w:lineRule="auto"/>
        <w:ind w:left="1080"/>
        <w:jc w:val="both"/>
        <w:rPr>
          <w:rFonts w:ascii="Arial" w:hAnsi="Arial" w:cs="Arial"/>
          <w:sz w:val="24"/>
          <w:szCs w:val="24"/>
        </w:rPr>
      </w:pPr>
    </w:p>
    <w:p w14:paraId="7CB0F0A1" w14:textId="5809ED15" w:rsidR="08C1AB28" w:rsidRDefault="08C1AB28" w:rsidP="00EC7795">
      <w:pPr>
        <w:pStyle w:val="ListParagraph"/>
        <w:numPr>
          <w:ilvl w:val="1"/>
          <w:numId w:val="3"/>
        </w:numPr>
        <w:spacing w:line="360" w:lineRule="auto"/>
        <w:jc w:val="both"/>
        <w:rPr>
          <w:sz w:val="24"/>
          <w:szCs w:val="24"/>
        </w:rPr>
      </w:pPr>
      <w:proofErr w:type="spellStart"/>
      <w:r w:rsidRPr="08C1AB28">
        <w:rPr>
          <w:rFonts w:ascii="Arial" w:hAnsi="Arial" w:cs="Arial"/>
          <w:sz w:val="24"/>
          <w:szCs w:val="24"/>
        </w:rPr>
        <w:t>Histogram</w:t>
      </w:r>
      <w:proofErr w:type="spellEnd"/>
      <w:r w:rsidRPr="08C1AB28">
        <w:rPr>
          <w:rFonts w:ascii="Arial" w:hAnsi="Arial" w:cs="Arial"/>
          <w:sz w:val="24"/>
          <w:szCs w:val="24"/>
        </w:rPr>
        <w:t xml:space="preserve"> pomaka po x i y osima za </w:t>
      </w:r>
      <w:proofErr w:type="spellStart"/>
      <w:r w:rsidRPr="08C1AB28">
        <w:rPr>
          <w:rFonts w:ascii="Arial" w:hAnsi="Arial" w:cs="Arial"/>
          <w:sz w:val="24"/>
          <w:szCs w:val="24"/>
        </w:rPr>
        <w:t>S_ref</w:t>
      </w:r>
      <w:proofErr w:type="spellEnd"/>
      <w:r w:rsidRPr="08C1AB28">
        <w:rPr>
          <w:rFonts w:ascii="Arial" w:hAnsi="Arial" w:cs="Arial"/>
          <w:sz w:val="24"/>
          <w:szCs w:val="24"/>
        </w:rPr>
        <w:t xml:space="preserve"> i </w:t>
      </w:r>
      <w:proofErr w:type="spellStart"/>
      <w:r w:rsidRPr="08C1AB28">
        <w:rPr>
          <w:rFonts w:ascii="Arial" w:hAnsi="Arial" w:cs="Arial"/>
          <w:sz w:val="24"/>
          <w:szCs w:val="24"/>
        </w:rPr>
        <w:t>S_curr</w:t>
      </w:r>
      <w:proofErr w:type="spellEnd"/>
    </w:p>
    <w:p w14:paraId="1B299B63" w14:textId="46838F79"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Sada možemo vidjeti koliko točaka u očitanju se nalazi na kojoj x koordinati. To činimo za oba očitanja.</w:t>
      </w:r>
    </w:p>
    <w:p w14:paraId="1339466F" w14:textId="5D038C15" w:rsidR="0039515B" w:rsidRDefault="004729E8" w:rsidP="00C40BEE">
      <w:pPr>
        <w:keepNext/>
        <w:spacing w:line="360" w:lineRule="auto"/>
        <w:ind w:left="1080"/>
        <w:jc w:val="both"/>
      </w:pPr>
      <w:r>
        <w:rPr>
          <w:noProof/>
          <w:lang w:eastAsia="hr-HR"/>
        </w:rPr>
        <w:lastRenderedPageBreak/>
        <mc:AlternateContent>
          <mc:Choice Requires="wps">
            <w:drawing>
              <wp:anchor distT="0" distB="0" distL="114300" distR="114300" simplePos="0" relativeHeight="251760640" behindDoc="0" locked="0" layoutInCell="1" allowOverlap="1" wp14:anchorId="6C21DA44" wp14:editId="79AA74BD">
                <wp:simplePos x="0" y="0"/>
                <wp:positionH relativeFrom="column">
                  <wp:posOffset>681990</wp:posOffset>
                </wp:positionH>
                <wp:positionV relativeFrom="paragraph">
                  <wp:posOffset>2919095</wp:posOffset>
                </wp:positionV>
                <wp:extent cx="5315585" cy="635"/>
                <wp:effectExtent l="0" t="0" r="0" b="18415"/>
                <wp:wrapTopAndBottom/>
                <wp:docPr id="794015958" name="Tekstni okvir 794015958"/>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14EB4B40" w14:textId="0C480BC0" w:rsidR="00DE7483" w:rsidRPr="0035252A" w:rsidRDefault="00DE7483" w:rsidP="004729E8">
                            <w:pPr>
                              <w:pStyle w:val="Caption"/>
                            </w:pPr>
                            <w:r>
                              <w:t xml:space="preserve">Slika </w:t>
                            </w:r>
                            <w:r>
                              <w:fldChar w:fldCharType="begin"/>
                            </w:r>
                            <w:r>
                              <w:instrText xml:space="preserve"> SEQ Slika \* ARABIC </w:instrText>
                            </w:r>
                            <w:r>
                              <w:fldChar w:fldCharType="separate"/>
                            </w:r>
                            <w:r>
                              <w:rPr>
                                <w:noProof/>
                              </w:rPr>
                              <w:t>21</w:t>
                            </w:r>
                            <w:r>
                              <w:fldChar w:fldCharType="end"/>
                            </w:r>
                            <w:r>
                              <w:t xml:space="preserve"> </w:t>
                            </w:r>
                            <w:proofErr w:type="spellStart"/>
                            <w:r>
                              <w:t>Histogram</w:t>
                            </w:r>
                            <w:proofErr w:type="spellEnd"/>
                            <w:r>
                              <w:t xml:space="preserve"> pomaka po x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1DA44" id="Tekstni okvir 794015958" o:spid="_x0000_s1042" type="#_x0000_t202" style="position:absolute;left:0;text-align:left;margin-left:53.7pt;margin-top:229.85pt;width:418.5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" stroked="f">
                <v:textbox style="mso-fit-shape-to-text:t" inset="0,0,0,0">
                  <w:txbxContent>
                    <w:p w14:paraId="14EB4B40" w14:textId="0C480BC0" w:rsidR="00DE7483" w:rsidRPr="0035252A" w:rsidRDefault="00DE7483" w:rsidP="004729E8">
                      <w:pPr>
                        <w:pStyle w:val="Opisslike"/>
                      </w:pPr>
                      <w:r>
                        <w:t xml:space="preserve">Slika </w:t>
                      </w:r>
                      <w:r>
                        <w:fldChar w:fldCharType="begin"/>
                      </w:r>
                      <w:r>
                        <w:instrText xml:space="preserve"> SEQ Slika \* ARABIC </w:instrText>
                      </w:r>
                      <w:r>
                        <w:fldChar w:fldCharType="separate"/>
                      </w:r>
                      <w:r>
                        <w:rPr>
                          <w:noProof/>
                        </w:rPr>
                        <w:t>21</w:t>
                      </w:r>
                      <w:r>
                        <w:fldChar w:fldCharType="end"/>
                      </w:r>
                      <w:r>
                        <w:t xml:space="preserve"> Histogram pomaka po x osi</w:t>
                      </w:r>
                    </w:p>
                  </w:txbxContent>
                </v:textbox>
                <w10:wrap type="topAndBottom"/>
              </v:shape>
            </w:pict>
          </mc:Fallback>
        </mc:AlternateContent>
      </w:r>
      <w:r w:rsidR="00AF081F">
        <w:rPr>
          <w:rFonts w:ascii="Arial" w:hAnsi="Arial" w:cs="Arial"/>
          <w:noProof/>
          <w:sz w:val="24"/>
          <w:szCs w:val="24"/>
          <w:lang w:eastAsia="hr-HR"/>
        </w:rPr>
        <w:drawing>
          <wp:anchor distT="0" distB="0" distL="114300" distR="114300" simplePos="0" relativeHeight="251741184" behindDoc="0" locked="0" layoutInCell="1" allowOverlap="1" wp14:anchorId="01C1D499" wp14:editId="679A021F">
            <wp:simplePos x="0" y="0"/>
            <wp:positionH relativeFrom="column">
              <wp:posOffset>681990</wp:posOffset>
            </wp:positionH>
            <wp:positionV relativeFrom="paragraph">
              <wp:posOffset>4445</wp:posOffset>
            </wp:positionV>
            <wp:extent cx="5315692" cy="2857898"/>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hist.png"/>
                    <pic:cNvPicPr/>
                  </pic:nvPicPr>
                  <pic:blipFill>
                    <a:blip r:embed="rId32">
                      <a:extLst>
                        <a:ext uri="{28A0092B-C50C-407E-A947-70E740481C1C}">
                          <a14:useLocalDpi xmlns:a14="http://schemas.microsoft.com/office/drawing/2010/main" val="0"/>
                        </a:ext>
                      </a:extLst>
                    </a:blip>
                    <a:stretch>
                      <a:fillRect/>
                    </a:stretch>
                  </pic:blipFill>
                  <pic:spPr>
                    <a:xfrm>
                      <a:off x="0" y="0"/>
                      <a:ext cx="5315692" cy="2857898"/>
                    </a:xfrm>
                    <a:prstGeom prst="rect">
                      <a:avLst/>
                    </a:prstGeom>
                  </pic:spPr>
                </pic:pic>
              </a:graphicData>
            </a:graphic>
            <wp14:sizeRelH relativeFrom="page">
              <wp14:pctWidth>0</wp14:pctWidth>
            </wp14:sizeRelH>
            <wp14:sizeRelV relativeFrom="page">
              <wp14:pctHeight>0</wp14:pctHeight>
            </wp14:sizeRelV>
          </wp:anchor>
        </w:drawing>
      </w:r>
    </w:p>
    <w:p w14:paraId="42358821" w14:textId="5FD322C7" w:rsidR="0039515B" w:rsidRDefault="004729E8" w:rsidP="0039515B">
      <w:pPr>
        <w:keepNext/>
        <w:spacing w:line="360" w:lineRule="auto"/>
        <w:ind w:left="1080"/>
      </w:pPr>
      <w:r>
        <w:rPr>
          <w:noProof/>
          <w:lang w:eastAsia="hr-HR"/>
        </w:rPr>
        <mc:AlternateContent>
          <mc:Choice Requires="wps">
            <w:drawing>
              <wp:anchor distT="0" distB="0" distL="114300" distR="114300" simplePos="0" relativeHeight="251799552" behindDoc="0" locked="0" layoutInCell="1" allowOverlap="1" wp14:anchorId="41EA0DB3" wp14:editId="1CF90009">
                <wp:simplePos x="0" y="0"/>
                <wp:positionH relativeFrom="column">
                  <wp:posOffset>681990</wp:posOffset>
                </wp:positionH>
                <wp:positionV relativeFrom="paragraph">
                  <wp:posOffset>2910205</wp:posOffset>
                </wp:positionV>
                <wp:extent cx="5172710" cy="635"/>
                <wp:effectExtent l="0" t="0" r="8890" b="18415"/>
                <wp:wrapTopAndBottom/>
                <wp:docPr id="794015959" name="Tekstni okvir 794015959"/>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989446C" w14:textId="1075783D" w:rsidR="00DE7483" w:rsidRPr="00866DB6" w:rsidRDefault="00DE7483" w:rsidP="004729E8">
                            <w:pPr>
                              <w:pStyle w:val="Caption"/>
                            </w:pPr>
                            <w:r>
                              <w:t xml:space="preserve">Slika </w:t>
                            </w:r>
                            <w:r>
                              <w:fldChar w:fldCharType="begin"/>
                            </w:r>
                            <w:r>
                              <w:instrText xml:space="preserve"> SEQ Slika \* ARABIC </w:instrText>
                            </w:r>
                            <w:r>
                              <w:fldChar w:fldCharType="separate"/>
                            </w:r>
                            <w:r>
                              <w:rPr>
                                <w:noProof/>
                              </w:rPr>
                              <w:t>22</w:t>
                            </w:r>
                            <w:r>
                              <w:fldChar w:fldCharType="end"/>
                            </w:r>
                            <w:r>
                              <w:t xml:space="preserve"> </w:t>
                            </w:r>
                            <w:proofErr w:type="spellStart"/>
                            <w:r>
                              <w:t>Histogram</w:t>
                            </w:r>
                            <w:proofErr w:type="spellEnd"/>
                            <w:r>
                              <w:t xml:space="preserve"> pomaka po y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0DB3" id="Tekstni okvir 794015959" o:spid="_x0000_s1043" type="#_x0000_t202" style="position:absolute;left:0;text-align:left;margin-left:53.7pt;margin-top:229.15pt;width:407.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" stroked="f">
                <v:textbox style="mso-fit-shape-to-text:t" inset="0,0,0,0">
                  <w:txbxContent>
                    <w:p w14:paraId="1989446C" w14:textId="1075783D" w:rsidR="00DE7483" w:rsidRPr="00866DB6" w:rsidRDefault="00DE7483" w:rsidP="004729E8">
                      <w:pPr>
                        <w:pStyle w:val="Opisslike"/>
                      </w:pPr>
                      <w:r>
                        <w:t xml:space="preserve">Slika </w:t>
                      </w:r>
                      <w:r>
                        <w:fldChar w:fldCharType="begin"/>
                      </w:r>
                      <w:r>
                        <w:instrText xml:space="preserve"> SEQ Slika \* ARABIC </w:instrText>
                      </w:r>
                      <w:r>
                        <w:fldChar w:fldCharType="separate"/>
                      </w:r>
                      <w:r>
                        <w:rPr>
                          <w:noProof/>
                        </w:rPr>
                        <w:t>22</w:t>
                      </w:r>
                      <w:r>
                        <w:fldChar w:fldCharType="end"/>
                      </w:r>
                      <w:r>
                        <w:t xml:space="preserve"> Histogram pomaka po y osi</w:t>
                      </w:r>
                    </w:p>
                  </w:txbxContent>
                </v:textbox>
                <w10:wrap type="topAndBottom"/>
              </v:shape>
            </w:pict>
          </mc:Fallback>
        </mc:AlternateContent>
      </w:r>
      <w:r w:rsidR="00AF081F">
        <w:rPr>
          <w:rFonts w:ascii="Arial" w:hAnsi="Arial" w:cs="Arial"/>
          <w:noProof/>
          <w:sz w:val="24"/>
          <w:szCs w:val="24"/>
          <w:lang w:eastAsia="hr-HR"/>
        </w:rPr>
        <w:drawing>
          <wp:anchor distT="0" distB="0" distL="114300" distR="114300" simplePos="0" relativeHeight="251780096" behindDoc="0" locked="0" layoutInCell="1" allowOverlap="1" wp14:anchorId="4F4069F4" wp14:editId="712544FF">
            <wp:simplePos x="0" y="0"/>
            <wp:positionH relativeFrom="column">
              <wp:posOffset>681990</wp:posOffset>
            </wp:positionH>
            <wp:positionV relativeFrom="paragraph">
              <wp:posOffset>-4445</wp:posOffset>
            </wp:positionV>
            <wp:extent cx="5172710" cy="2857500"/>
            <wp:effectExtent l="0" t="0" r="889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_hist.png"/>
                    <pic:cNvPicPr/>
                  </pic:nvPicPr>
                  <pic:blipFill>
                    <a:blip r:embed="rId33">
                      <a:extLst>
                        <a:ext uri="{28A0092B-C50C-407E-A947-70E740481C1C}">
                          <a14:useLocalDpi xmlns:a14="http://schemas.microsoft.com/office/drawing/2010/main" val="0"/>
                        </a:ext>
                      </a:extLst>
                    </a:blip>
                    <a:stretch>
                      <a:fillRect/>
                    </a:stretch>
                  </pic:blipFill>
                  <pic:spPr>
                    <a:xfrm>
                      <a:off x="0" y="0"/>
                      <a:ext cx="5172710" cy="2857500"/>
                    </a:xfrm>
                    <a:prstGeom prst="rect">
                      <a:avLst/>
                    </a:prstGeom>
                  </pic:spPr>
                </pic:pic>
              </a:graphicData>
            </a:graphic>
            <wp14:sizeRelH relativeFrom="page">
              <wp14:pctWidth>0</wp14:pctWidth>
            </wp14:sizeRelH>
            <wp14:sizeRelV relativeFrom="page">
              <wp14:pctHeight>0</wp14:pctHeight>
            </wp14:sizeRelV>
          </wp:anchor>
        </w:drawing>
      </w:r>
    </w:p>
    <w:p w14:paraId="6F78E0EF" w14:textId="601A1724" w:rsidR="08C1AB28" w:rsidRDefault="0039515B" w:rsidP="00EC7795">
      <w:pPr>
        <w:spacing w:line="360" w:lineRule="auto"/>
        <w:ind w:left="1080"/>
        <w:jc w:val="both"/>
        <w:rPr>
          <w:rFonts w:ascii="Arial" w:hAnsi="Arial" w:cs="Arial"/>
          <w:sz w:val="24"/>
          <w:szCs w:val="24"/>
        </w:rPr>
      </w:pPr>
      <w:r>
        <w:rPr>
          <w:rFonts w:ascii="Arial" w:hAnsi="Arial" w:cs="Arial"/>
          <w:sz w:val="24"/>
          <w:szCs w:val="24"/>
        </w:rPr>
        <w:t>Na slici</w:t>
      </w:r>
      <w:r w:rsidR="00602DAD">
        <w:rPr>
          <w:rFonts w:ascii="Arial" w:hAnsi="Arial" w:cs="Arial"/>
          <w:sz w:val="24"/>
          <w:szCs w:val="24"/>
        </w:rPr>
        <w:t xml:space="preserve"> broj 21</w:t>
      </w:r>
      <w:r>
        <w:rPr>
          <w:rFonts w:ascii="Arial" w:hAnsi="Arial" w:cs="Arial"/>
          <w:sz w:val="24"/>
          <w:szCs w:val="24"/>
        </w:rPr>
        <w:t>. se može vidjeti malo nepokla</w:t>
      </w:r>
      <w:r w:rsidR="000E5843">
        <w:rPr>
          <w:rFonts w:ascii="Arial" w:hAnsi="Arial" w:cs="Arial"/>
          <w:sz w:val="24"/>
          <w:szCs w:val="24"/>
        </w:rPr>
        <w:t>panje te stoga znamo da se dogodio</w:t>
      </w:r>
      <w:r>
        <w:rPr>
          <w:rFonts w:ascii="Arial" w:hAnsi="Arial" w:cs="Arial"/>
          <w:sz w:val="24"/>
          <w:szCs w:val="24"/>
        </w:rPr>
        <w:t xml:space="preserve"> pomak</w:t>
      </w:r>
      <w:r w:rsidR="08C1AB28" w:rsidRPr="08C1AB28">
        <w:rPr>
          <w:rFonts w:ascii="Arial" w:hAnsi="Arial" w:cs="Arial"/>
          <w:sz w:val="24"/>
          <w:szCs w:val="24"/>
        </w:rPr>
        <w:t>. Dobili smo i pomak po y osi koji bi u idealnom slučaju trebao biti 0. Ovu vrijednost zapravo ne koristimo u računanju pomaka zato što je naš robot tipa robota koji se može samo kretati u x smj</w:t>
      </w:r>
      <w:r w:rsidR="007C05FD">
        <w:rPr>
          <w:rFonts w:ascii="Arial" w:hAnsi="Arial" w:cs="Arial"/>
          <w:sz w:val="24"/>
          <w:szCs w:val="24"/>
        </w:rPr>
        <w:t>e</w:t>
      </w:r>
      <w:r w:rsidR="08C1AB28" w:rsidRPr="08C1AB28">
        <w:rPr>
          <w:rFonts w:ascii="Arial" w:hAnsi="Arial" w:cs="Arial"/>
          <w:sz w:val="24"/>
          <w:szCs w:val="24"/>
        </w:rPr>
        <w:t xml:space="preserve">ru, a za kretanje u y </w:t>
      </w:r>
      <w:r w:rsidR="08C1AB28" w:rsidRPr="08C1AB28">
        <w:rPr>
          <w:rFonts w:ascii="Arial" w:hAnsi="Arial" w:cs="Arial"/>
          <w:sz w:val="24"/>
          <w:szCs w:val="24"/>
        </w:rPr>
        <w:lastRenderedPageBreak/>
        <w:t>smjeru mu je potrebna rotacija. Postoje robo</w:t>
      </w:r>
      <w:r w:rsidR="00B61110">
        <w:rPr>
          <w:rFonts w:ascii="Arial" w:hAnsi="Arial" w:cs="Arial"/>
          <w:sz w:val="24"/>
          <w:szCs w:val="24"/>
        </w:rPr>
        <w:t>ti koje se mogu kretati u y smje</w:t>
      </w:r>
      <w:r w:rsidR="08C1AB28" w:rsidRPr="08C1AB28">
        <w:rPr>
          <w:rFonts w:ascii="Arial" w:hAnsi="Arial" w:cs="Arial"/>
          <w:sz w:val="24"/>
          <w:szCs w:val="24"/>
        </w:rPr>
        <w:t>ru bez potrebe za rotacijom</w:t>
      </w:r>
    </w:p>
    <w:p w14:paraId="2E2E884A" w14:textId="3DD5A7A9" w:rsidR="008F17AB" w:rsidRDefault="008F17AB" w:rsidP="008F17AB">
      <w:pPr>
        <w:spacing w:line="360" w:lineRule="auto"/>
        <w:rPr>
          <w:rFonts w:ascii="Arial" w:hAnsi="Arial" w:cs="Arial"/>
          <w:sz w:val="24"/>
          <w:szCs w:val="24"/>
        </w:rPr>
      </w:pPr>
    </w:p>
    <w:p w14:paraId="09657CF7" w14:textId="2AB09D2B" w:rsidR="08C1AB28" w:rsidRDefault="08C1AB28" w:rsidP="08C1AB28">
      <w:pPr>
        <w:pStyle w:val="ListParagraph"/>
        <w:numPr>
          <w:ilvl w:val="1"/>
          <w:numId w:val="3"/>
        </w:numPr>
        <w:spacing w:line="360" w:lineRule="auto"/>
        <w:rPr>
          <w:sz w:val="24"/>
          <w:szCs w:val="24"/>
        </w:rPr>
      </w:pP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pomaka po x i y osima</w:t>
      </w:r>
    </w:p>
    <w:p w14:paraId="7C101CE9" w14:textId="34E49174" w:rsidR="08C1AB28" w:rsidRDefault="00F12A12" w:rsidP="00EC7795">
      <w:pPr>
        <w:spacing w:line="360" w:lineRule="auto"/>
        <w:ind w:left="1080"/>
        <w:jc w:val="both"/>
        <w:rPr>
          <w:rFonts w:ascii="Arial" w:hAnsi="Arial" w:cs="Arial"/>
          <w:sz w:val="24"/>
          <w:szCs w:val="24"/>
        </w:rPr>
      </w:pPr>
      <w:r>
        <w:rPr>
          <w:rFonts w:ascii="Arial" w:hAnsi="Arial" w:cs="Arial"/>
          <w:sz w:val="24"/>
          <w:szCs w:val="24"/>
        </w:rPr>
        <w:t xml:space="preserve">Sada </w:t>
      </w:r>
      <w:r w:rsidR="08C1AB28" w:rsidRPr="08C1AB28">
        <w:rPr>
          <w:rFonts w:ascii="Arial" w:hAnsi="Arial" w:cs="Arial"/>
          <w:sz w:val="24"/>
          <w:szCs w:val="24"/>
        </w:rPr>
        <w:t xml:space="preserve">preostaje napraviti </w:t>
      </w:r>
      <w:proofErr w:type="spellStart"/>
      <w:r w:rsidR="08C1AB28" w:rsidRPr="08C1AB28">
        <w:rPr>
          <w:rFonts w:ascii="Arial" w:hAnsi="Arial" w:cs="Arial"/>
          <w:sz w:val="24"/>
          <w:szCs w:val="24"/>
        </w:rPr>
        <w:t>kroskorelaciju</w:t>
      </w:r>
      <w:proofErr w:type="spellEnd"/>
      <w:r w:rsidR="08C1AB28" w:rsidRPr="08C1AB28">
        <w:rPr>
          <w:rFonts w:ascii="Arial" w:hAnsi="Arial" w:cs="Arial"/>
          <w:sz w:val="24"/>
          <w:szCs w:val="24"/>
        </w:rPr>
        <w:t xml:space="preserve"> </w:t>
      </w:r>
      <w:proofErr w:type="spellStart"/>
      <w:r w:rsidR="08C1AB28" w:rsidRPr="08C1AB28">
        <w:rPr>
          <w:rFonts w:ascii="Arial" w:hAnsi="Arial" w:cs="Arial"/>
          <w:sz w:val="24"/>
          <w:szCs w:val="24"/>
        </w:rPr>
        <w:t>histograma</w:t>
      </w:r>
      <w:proofErr w:type="spellEnd"/>
      <w:r w:rsidR="08C1AB28" w:rsidRPr="08C1AB28">
        <w:rPr>
          <w:rFonts w:ascii="Arial" w:hAnsi="Arial" w:cs="Arial"/>
          <w:sz w:val="24"/>
          <w:szCs w:val="24"/>
        </w:rPr>
        <w:t xml:space="preserve"> pomaka po x i y osima. Ka</w:t>
      </w:r>
      <w:r w:rsidR="005E09EE">
        <w:rPr>
          <w:rFonts w:ascii="Arial" w:hAnsi="Arial" w:cs="Arial"/>
          <w:sz w:val="24"/>
          <w:szCs w:val="24"/>
        </w:rPr>
        <w:t>o i u prošlome koraku dobit će se</w:t>
      </w:r>
      <w:r w:rsidR="08C1AB28" w:rsidRPr="08C1AB28">
        <w:rPr>
          <w:rFonts w:ascii="Arial" w:hAnsi="Arial" w:cs="Arial"/>
          <w:sz w:val="24"/>
          <w:szCs w:val="24"/>
        </w:rPr>
        <w:t xml:space="preserve"> najvjerojatniji pomak po x i y osima, a</w:t>
      </w:r>
      <w:r w:rsidR="00363A41">
        <w:rPr>
          <w:rFonts w:ascii="Arial" w:hAnsi="Arial" w:cs="Arial"/>
          <w:sz w:val="24"/>
          <w:szCs w:val="24"/>
        </w:rPr>
        <w:t>li ovu vrijednost za y os neće se</w:t>
      </w:r>
      <w:r w:rsidR="08C1AB28" w:rsidRPr="08C1AB28">
        <w:rPr>
          <w:rFonts w:ascii="Arial" w:hAnsi="Arial" w:cs="Arial"/>
          <w:sz w:val="24"/>
          <w:szCs w:val="24"/>
        </w:rPr>
        <w:t xml:space="preserve"> koristiti tj. ona bi treba</w:t>
      </w:r>
      <w:r w:rsidR="00363A41">
        <w:rPr>
          <w:rFonts w:ascii="Arial" w:hAnsi="Arial" w:cs="Arial"/>
          <w:sz w:val="24"/>
          <w:szCs w:val="24"/>
        </w:rPr>
        <w:t>l</w:t>
      </w:r>
      <w:r w:rsidR="08C1AB28" w:rsidRPr="08C1AB28">
        <w:rPr>
          <w:rFonts w:ascii="Arial" w:hAnsi="Arial" w:cs="Arial"/>
          <w:sz w:val="24"/>
          <w:szCs w:val="24"/>
        </w:rPr>
        <w:t>a u idealnom slučaju biti 0.</w:t>
      </w:r>
    </w:p>
    <w:p w14:paraId="754DC1FF" w14:textId="3D49A18A" w:rsidR="00FF291B" w:rsidRPr="00ED36BE" w:rsidRDefault="00F07E0B" w:rsidP="00F07E0B">
      <w:pPr>
        <w:keepNext/>
        <w:spacing w:line="360" w:lineRule="auto"/>
        <w:ind w:left="1080"/>
        <w:rPr>
          <w:rFonts w:ascii="Arial" w:hAnsi="Arial" w:cs="Arial"/>
          <w:i/>
        </w:rPr>
      </w:pPr>
      <w:r>
        <w:rPr>
          <w:rFonts w:ascii="Arial" w:hAnsi="Arial" w:cs="Arial"/>
          <w:noProof/>
          <w:sz w:val="24"/>
          <w:szCs w:val="24"/>
          <w:lang w:eastAsia="hr-HR"/>
        </w:rPr>
        <w:drawing>
          <wp:anchor distT="0" distB="0" distL="114300" distR="114300" simplePos="0" relativeHeight="251823104" behindDoc="0" locked="0" layoutInCell="1" allowOverlap="1" wp14:anchorId="6ED5E90F" wp14:editId="5276FED1">
            <wp:simplePos x="0" y="0"/>
            <wp:positionH relativeFrom="column">
              <wp:posOffset>681990</wp:posOffset>
            </wp:positionH>
            <wp:positionV relativeFrom="paragraph">
              <wp:posOffset>4445</wp:posOffset>
            </wp:positionV>
            <wp:extent cx="5277485" cy="2857500"/>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cc.png"/>
                    <pic:cNvPicPr/>
                  </pic:nvPicPr>
                  <pic:blipFill>
                    <a:blip r:embed="rId34">
                      <a:extLst>
                        <a:ext uri="{28A0092B-C50C-407E-A947-70E740481C1C}">
                          <a14:useLocalDpi xmlns:a14="http://schemas.microsoft.com/office/drawing/2010/main" val="0"/>
                        </a:ext>
                      </a:extLst>
                    </a:blip>
                    <a:stretch>
                      <a:fillRect/>
                    </a:stretch>
                  </pic:blipFill>
                  <pic:spPr>
                    <a:xfrm>
                      <a:off x="0" y="0"/>
                      <a:ext cx="5277485" cy="2857500"/>
                    </a:xfrm>
                    <a:prstGeom prst="rect">
                      <a:avLst/>
                    </a:prstGeom>
                  </pic:spPr>
                </pic:pic>
              </a:graphicData>
            </a:graphic>
            <wp14:sizeRelH relativeFrom="page">
              <wp14:pctWidth>0</wp14:pctWidth>
            </wp14:sizeRelH>
            <wp14:sizeRelV relativeFrom="page">
              <wp14:pctHeight>0</wp14:pctHeight>
            </wp14:sizeRelV>
          </wp:anchor>
        </w:drawing>
      </w:r>
      <w:r w:rsidR="00DE6805">
        <w:rPr>
          <w:noProof/>
          <w:lang w:eastAsia="hr-HR"/>
        </w:rPr>
        <mc:AlternateContent>
          <mc:Choice Requires="wps">
            <w:drawing>
              <wp:anchor distT="0" distB="0" distL="114300" distR="114300" simplePos="0" relativeHeight="251845632" behindDoc="0" locked="0" layoutInCell="1" allowOverlap="1" wp14:anchorId="1A886082" wp14:editId="29D2CA87">
                <wp:simplePos x="0" y="0"/>
                <wp:positionH relativeFrom="column">
                  <wp:posOffset>681990</wp:posOffset>
                </wp:positionH>
                <wp:positionV relativeFrom="paragraph">
                  <wp:posOffset>2914650</wp:posOffset>
                </wp:positionV>
                <wp:extent cx="5277485" cy="635"/>
                <wp:effectExtent l="0" t="0" r="0" b="18415"/>
                <wp:wrapTopAndBottom/>
                <wp:docPr id="794015963" name="Tekstni okvir 794015963"/>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14:paraId="6D80307E" w14:textId="16E482A2" w:rsidR="00DE7483" w:rsidRPr="007A4456" w:rsidRDefault="00DE7483" w:rsidP="00DE6805">
                            <w:pPr>
                              <w:pStyle w:val="Caption"/>
                            </w:pPr>
                            <w:r>
                              <w:t xml:space="preserve">Slika </w:t>
                            </w:r>
                            <w:r>
                              <w:fldChar w:fldCharType="begin"/>
                            </w:r>
                            <w:r>
                              <w:instrText xml:space="preserve"> SEQ Slika \* ARABIC </w:instrText>
                            </w:r>
                            <w:r>
                              <w:fldChar w:fldCharType="separate"/>
                            </w:r>
                            <w:r>
                              <w:rPr>
                                <w:noProof/>
                              </w:rPr>
                              <w:t>23</w:t>
                            </w:r>
                            <w:r>
                              <w:fldChar w:fldCharType="end"/>
                            </w:r>
                            <w:r>
                              <w:t xml:space="preserve"> </w:t>
                            </w:r>
                            <w:proofErr w:type="spellStart"/>
                            <w:r>
                              <w:t>Kroskorelacija</w:t>
                            </w:r>
                            <w:proofErr w:type="spellEnd"/>
                            <w:r>
                              <w:t xml:space="preserve"> </w:t>
                            </w:r>
                            <w:proofErr w:type="spellStart"/>
                            <w:r>
                              <w:t>histograma</w:t>
                            </w:r>
                            <w:proofErr w:type="spellEnd"/>
                            <w:r>
                              <w:t xml:space="preserve"> pomaka po x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86082" id="Tekstni okvir 794015963" o:spid="_x0000_s1044" type="#_x0000_t202" style="position:absolute;left:0;text-align:left;margin-left:53.7pt;margin-top:229.5pt;width:415.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" stroked="f">
                <v:textbox style="mso-fit-shape-to-text:t" inset="0,0,0,0">
                  <w:txbxContent>
                    <w:p w14:paraId="6D80307E" w14:textId="16E482A2" w:rsidR="00DE7483" w:rsidRPr="007A4456" w:rsidRDefault="00DE7483" w:rsidP="00DE6805">
                      <w:pPr>
                        <w:pStyle w:val="Opisslike"/>
                      </w:pPr>
                      <w:r>
                        <w:t xml:space="preserve">Slika </w:t>
                      </w:r>
                      <w:r>
                        <w:fldChar w:fldCharType="begin"/>
                      </w:r>
                      <w:r>
                        <w:instrText xml:space="preserve"> SEQ Slika \* ARABIC </w:instrText>
                      </w:r>
                      <w:r>
                        <w:fldChar w:fldCharType="separate"/>
                      </w:r>
                      <w:r>
                        <w:rPr>
                          <w:noProof/>
                        </w:rPr>
                        <w:t>23</w:t>
                      </w:r>
                      <w:r>
                        <w:fldChar w:fldCharType="end"/>
                      </w:r>
                      <w:r>
                        <w:t xml:space="preserve"> Kroskorelacija histograma pomaka po x osi</w:t>
                      </w:r>
                    </w:p>
                  </w:txbxContent>
                </v:textbox>
                <w10:wrap type="topAndBottom"/>
              </v:shape>
            </w:pict>
          </mc:Fallback>
        </mc:AlternateContent>
      </w:r>
    </w:p>
    <w:p w14:paraId="4489F50D" w14:textId="1A6C3F27" w:rsidR="00FF291B" w:rsidRDefault="00FF291B" w:rsidP="08C1AB28">
      <w:pPr>
        <w:spacing w:line="360" w:lineRule="auto"/>
        <w:ind w:left="1080"/>
        <w:rPr>
          <w:rFonts w:ascii="Arial" w:hAnsi="Arial" w:cs="Arial"/>
          <w:sz w:val="24"/>
          <w:szCs w:val="24"/>
        </w:rPr>
      </w:pPr>
    </w:p>
    <w:p w14:paraId="0C32A19A" w14:textId="621432CA" w:rsidR="00F07E0B" w:rsidRDefault="00F07E0B" w:rsidP="000140F3">
      <w:pPr>
        <w:spacing w:line="360" w:lineRule="auto"/>
        <w:rPr>
          <w:rFonts w:ascii="Arial" w:hAnsi="Arial" w:cs="Arial"/>
          <w:sz w:val="24"/>
          <w:szCs w:val="24"/>
        </w:rPr>
      </w:pPr>
      <w:r>
        <w:rPr>
          <w:noProof/>
          <w:lang w:eastAsia="hr-HR"/>
        </w:rPr>
        <w:lastRenderedPageBreak/>
        <mc:AlternateContent>
          <mc:Choice Requires="wps">
            <w:drawing>
              <wp:anchor distT="0" distB="0" distL="114300" distR="114300" simplePos="0" relativeHeight="251913216" behindDoc="0" locked="0" layoutInCell="1" allowOverlap="1" wp14:anchorId="1D20EA46" wp14:editId="067052C6">
                <wp:simplePos x="0" y="0"/>
                <wp:positionH relativeFrom="column">
                  <wp:posOffset>681990</wp:posOffset>
                </wp:positionH>
                <wp:positionV relativeFrom="paragraph">
                  <wp:posOffset>2848610</wp:posOffset>
                </wp:positionV>
                <wp:extent cx="5172075" cy="635"/>
                <wp:effectExtent l="0" t="0" r="9525" b="18415"/>
                <wp:wrapTopAndBottom/>
                <wp:docPr id="794015967" name="Tekstni okvir 794015967"/>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76F35ACB" w14:textId="6BD21051" w:rsidR="00DE7483" w:rsidRPr="00A959A0" w:rsidRDefault="00DE7483" w:rsidP="00F07E0B">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24</w:t>
                            </w:r>
                            <w:r>
                              <w:fldChar w:fldCharType="end"/>
                            </w:r>
                            <w:r>
                              <w:t xml:space="preserve"> </w:t>
                            </w:r>
                            <w:proofErr w:type="spellStart"/>
                            <w:r>
                              <w:t>Kroskorelacija</w:t>
                            </w:r>
                            <w:proofErr w:type="spellEnd"/>
                            <w:r>
                              <w:t xml:space="preserve"> </w:t>
                            </w:r>
                            <w:proofErr w:type="spellStart"/>
                            <w:r>
                              <w:t>histograma</w:t>
                            </w:r>
                            <w:proofErr w:type="spellEnd"/>
                            <w:r>
                              <w:t xml:space="preserve"> pomaka po y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EA46" id="Tekstni okvir 794015967" o:spid="_x0000_s1045" type="#_x0000_t202" style="position:absolute;margin-left:53.7pt;margin-top:224.3pt;width:407.2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" stroked="f">
                <v:textbox style="mso-fit-shape-to-text:t" inset="0,0,0,0">
                  <w:txbxContent>
                    <w:p w14:paraId="76F35ACB" w14:textId="6BD21051" w:rsidR="00DE7483" w:rsidRPr="00A959A0" w:rsidRDefault="00DE7483" w:rsidP="00F07E0B">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24</w:t>
                      </w:r>
                      <w:r>
                        <w:fldChar w:fldCharType="end"/>
                      </w:r>
                      <w:r>
                        <w:t xml:space="preserve"> Kroskorelacija histograma pomaka po y osi</w:t>
                      </w:r>
                    </w:p>
                  </w:txbxContent>
                </v:textbox>
                <w10:wrap type="topAndBottom"/>
              </v:shape>
            </w:pict>
          </mc:Fallback>
        </mc:AlternateContent>
      </w:r>
      <w:r>
        <w:rPr>
          <w:rFonts w:ascii="Arial" w:hAnsi="Arial" w:cs="Arial"/>
          <w:noProof/>
          <w:sz w:val="24"/>
          <w:szCs w:val="24"/>
          <w:lang w:eastAsia="hr-HR"/>
        </w:rPr>
        <w:drawing>
          <wp:anchor distT="0" distB="0" distL="114300" distR="114300" simplePos="0" relativeHeight="251879424" behindDoc="0" locked="0" layoutInCell="1" allowOverlap="1" wp14:anchorId="2853D824" wp14:editId="59D63AA5">
            <wp:simplePos x="0" y="0"/>
            <wp:positionH relativeFrom="column">
              <wp:posOffset>681990</wp:posOffset>
            </wp:positionH>
            <wp:positionV relativeFrom="paragraph">
              <wp:posOffset>4445</wp:posOffset>
            </wp:positionV>
            <wp:extent cx="5172075" cy="2787122"/>
            <wp:effectExtent l="0" t="0" r="0" b="0"/>
            <wp:wrapTopAndBottom/>
            <wp:docPr id="794015966" name="Slika 79401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15966" name="y_cc.png"/>
                    <pic:cNvPicPr/>
                  </pic:nvPicPr>
                  <pic:blipFill>
                    <a:blip r:embed="rId35">
                      <a:extLst>
                        <a:ext uri="{28A0092B-C50C-407E-A947-70E740481C1C}">
                          <a14:useLocalDpi xmlns:a14="http://schemas.microsoft.com/office/drawing/2010/main" val="0"/>
                        </a:ext>
                      </a:extLst>
                    </a:blip>
                    <a:stretch>
                      <a:fillRect/>
                    </a:stretch>
                  </pic:blipFill>
                  <pic:spPr>
                    <a:xfrm>
                      <a:off x="0" y="0"/>
                      <a:ext cx="5172075" cy="2787122"/>
                    </a:xfrm>
                    <a:prstGeom prst="rect">
                      <a:avLst/>
                    </a:prstGeom>
                  </pic:spPr>
                </pic:pic>
              </a:graphicData>
            </a:graphic>
            <wp14:sizeRelH relativeFrom="page">
              <wp14:pctWidth>0</wp14:pctWidth>
            </wp14:sizeRelH>
            <wp14:sizeRelV relativeFrom="page">
              <wp14:pctHeight>0</wp14:pctHeight>
            </wp14:sizeRelV>
          </wp:anchor>
        </w:drawing>
      </w:r>
    </w:p>
    <w:p w14:paraId="1E1BFFF5" w14:textId="30226DB2" w:rsidR="00E84F26" w:rsidRPr="007C7E5A" w:rsidRDefault="00FF291B" w:rsidP="000140F3">
      <w:pPr>
        <w:spacing w:line="360" w:lineRule="auto"/>
        <w:ind w:left="1080"/>
        <w:jc w:val="both"/>
        <w:rPr>
          <w:rFonts w:ascii="Arial" w:hAnsi="Arial" w:cs="Arial"/>
          <w:sz w:val="24"/>
          <w:szCs w:val="24"/>
        </w:rPr>
      </w:pPr>
      <w:r>
        <w:rPr>
          <w:rFonts w:ascii="Arial" w:hAnsi="Arial" w:cs="Arial"/>
          <w:sz w:val="24"/>
          <w:szCs w:val="24"/>
        </w:rPr>
        <w:t>Na slici broj 2</w:t>
      </w:r>
      <w:r w:rsidR="009C53BD">
        <w:rPr>
          <w:rFonts w:ascii="Arial" w:hAnsi="Arial" w:cs="Arial"/>
          <w:sz w:val="24"/>
          <w:szCs w:val="24"/>
        </w:rPr>
        <w:t>3</w:t>
      </w:r>
      <w:r>
        <w:rPr>
          <w:rFonts w:ascii="Arial" w:hAnsi="Arial" w:cs="Arial"/>
          <w:sz w:val="24"/>
          <w:szCs w:val="24"/>
        </w:rPr>
        <w:t xml:space="preserve"> vidimo kako je maksimalna vrijednost grafa pomaknuta u pozitivnom smjeru po x osi što znači da se desio pomak</w:t>
      </w:r>
      <w:r w:rsidR="00E3487F">
        <w:rPr>
          <w:rFonts w:ascii="Arial" w:hAnsi="Arial" w:cs="Arial"/>
          <w:sz w:val="24"/>
          <w:szCs w:val="24"/>
        </w:rPr>
        <w:t>. Na s</w:t>
      </w:r>
      <w:r w:rsidR="009C53BD">
        <w:rPr>
          <w:rFonts w:ascii="Arial" w:hAnsi="Arial" w:cs="Arial"/>
          <w:sz w:val="24"/>
          <w:szCs w:val="24"/>
        </w:rPr>
        <w:t>lici 24</w:t>
      </w:r>
      <w:r w:rsidR="00E3487F">
        <w:rPr>
          <w:rFonts w:ascii="Arial" w:hAnsi="Arial" w:cs="Arial"/>
          <w:sz w:val="24"/>
          <w:szCs w:val="24"/>
        </w:rPr>
        <w:t xml:space="preserve"> bi maksimalna vrijednost trebala imati x koordinatu 0 što u ovome slučaju i jest. </w:t>
      </w:r>
    </w:p>
    <w:p w14:paraId="11D46BCA" w14:textId="609ECDC4" w:rsidR="08C1AB28" w:rsidRDefault="08C1AB28" w:rsidP="00EC7795">
      <w:pPr>
        <w:pStyle w:val="ListParagraph"/>
        <w:numPr>
          <w:ilvl w:val="1"/>
          <w:numId w:val="3"/>
        </w:numPr>
        <w:spacing w:line="360" w:lineRule="auto"/>
        <w:jc w:val="both"/>
        <w:rPr>
          <w:sz w:val="24"/>
          <w:szCs w:val="24"/>
        </w:rPr>
      </w:pPr>
      <w:r w:rsidRPr="08C1AB28">
        <w:rPr>
          <w:rFonts w:ascii="Arial" w:hAnsi="Arial" w:cs="Arial"/>
          <w:sz w:val="24"/>
          <w:szCs w:val="24"/>
        </w:rPr>
        <w:t xml:space="preserve">Normalizirana </w:t>
      </w: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pomaka po x i y</w:t>
      </w:r>
      <w:r w:rsidR="00347B3B">
        <w:rPr>
          <w:rFonts w:ascii="Arial" w:hAnsi="Arial" w:cs="Arial"/>
          <w:sz w:val="24"/>
          <w:szCs w:val="24"/>
        </w:rPr>
        <w:t xml:space="preserve"> osima</w:t>
      </w:r>
    </w:p>
    <w:p w14:paraId="401DB1CA" w14:textId="7B33FDD8" w:rsidR="000140F3" w:rsidRDefault="00F92D9D" w:rsidP="000140F3">
      <w:pPr>
        <w:spacing w:line="360" w:lineRule="auto"/>
        <w:ind w:left="1080"/>
        <w:jc w:val="both"/>
        <w:rPr>
          <w:rFonts w:ascii="Arial" w:hAnsi="Arial" w:cs="Arial"/>
          <w:sz w:val="24"/>
          <w:szCs w:val="24"/>
        </w:rPr>
      </w:pPr>
      <w:r>
        <w:rPr>
          <w:noProof/>
          <w:lang w:eastAsia="hr-HR"/>
        </w:rPr>
        <mc:AlternateContent>
          <mc:Choice Requires="wps">
            <w:drawing>
              <wp:anchor distT="0" distB="0" distL="114300" distR="114300" simplePos="0" relativeHeight="251981824" behindDoc="0" locked="0" layoutInCell="1" allowOverlap="1" wp14:anchorId="149E49C6" wp14:editId="053EC7FE">
                <wp:simplePos x="0" y="0"/>
                <wp:positionH relativeFrom="column">
                  <wp:posOffset>681355</wp:posOffset>
                </wp:positionH>
                <wp:positionV relativeFrom="paragraph">
                  <wp:posOffset>3116580</wp:posOffset>
                </wp:positionV>
                <wp:extent cx="5057775" cy="635"/>
                <wp:effectExtent l="0" t="0" r="9525" b="18415"/>
                <wp:wrapTopAndBottom/>
                <wp:docPr id="498281858" name="Tekstni okvir 498281858"/>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6CBF1FCD" w14:textId="4F61BE79" w:rsidR="00DE7483" w:rsidRPr="00D17810" w:rsidRDefault="00DE7483" w:rsidP="00F92D9D">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25</w:t>
                            </w:r>
                            <w:r>
                              <w:fldChar w:fldCharType="end"/>
                            </w:r>
                            <w:r>
                              <w:t xml:space="preserve"> Normalizirana </w:t>
                            </w:r>
                            <w:proofErr w:type="spellStart"/>
                            <w:r>
                              <w:t>kroskorelacija</w:t>
                            </w:r>
                            <w:proofErr w:type="spellEnd"/>
                            <w:r>
                              <w:t xml:space="preserve"> </w:t>
                            </w:r>
                            <w:proofErr w:type="spellStart"/>
                            <w:r>
                              <w:t>histograma</w:t>
                            </w:r>
                            <w:proofErr w:type="spellEnd"/>
                            <w:r>
                              <w:t xml:space="preserve"> pomaka po x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49C6" id="Tekstni okvir 498281858" o:spid="_x0000_s1046" type="#_x0000_t202" style="position:absolute;left:0;text-align:left;margin-left:53.65pt;margin-top:245.4pt;width:398.2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" stroked="f">
                <v:textbox style="mso-fit-shape-to-text:t" inset="0,0,0,0">
                  <w:txbxContent>
                    <w:p w14:paraId="6CBF1FCD" w14:textId="4F61BE79" w:rsidR="00DE7483" w:rsidRPr="00D17810" w:rsidRDefault="00DE7483" w:rsidP="00F92D9D">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25</w:t>
                      </w:r>
                      <w:r>
                        <w:fldChar w:fldCharType="end"/>
                      </w:r>
                      <w:r>
                        <w:t xml:space="preserve"> Normalizirana kroskorelacija histograma pomaka po x osi</w:t>
                      </w:r>
                    </w:p>
                  </w:txbxContent>
                </v:textbox>
                <w10:wrap type="topAndBottom"/>
              </v:shape>
            </w:pict>
          </mc:Fallback>
        </mc:AlternateContent>
      </w:r>
      <w:r w:rsidR="00423C30">
        <w:rPr>
          <w:rFonts w:ascii="Arial" w:hAnsi="Arial" w:cs="Arial"/>
          <w:noProof/>
          <w:sz w:val="24"/>
          <w:szCs w:val="24"/>
          <w:lang w:eastAsia="hr-HR"/>
        </w:rPr>
        <w:drawing>
          <wp:anchor distT="0" distB="0" distL="114300" distR="114300" simplePos="0" relativeHeight="251937792" behindDoc="0" locked="0" layoutInCell="1" allowOverlap="1" wp14:anchorId="6C83F9FF" wp14:editId="183DB284">
            <wp:simplePos x="0" y="0"/>
            <wp:positionH relativeFrom="column">
              <wp:posOffset>681355</wp:posOffset>
            </wp:positionH>
            <wp:positionV relativeFrom="paragraph">
              <wp:posOffset>363855</wp:posOffset>
            </wp:positionV>
            <wp:extent cx="5057775" cy="2799080"/>
            <wp:effectExtent l="0" t="0" r="9525" b="1270"/>
            <wp:wrapTopAndBottom/>
            <wp:docPr id="498281856" name="Slika 49828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56" name="x_ncc.png"/>
                    <pic:cNvPicPr/>
                  </pic:nvPicPr>
                  <pic:blipFill>
                    <a:blip r:embed="rId36">
                      <a:extLst>
                        <a:ext uri="{28A0092B-C50C-407E-A947-70E740481C1C}">
                          <a14:useLocalDpi xmlns:a14="http://schemas.microsoft.com/office/drawing/2010/main" val="0"/>
                        </a:ext>
                      </a:extLst>
                    </a:blip>
                    <a:stretch>
                      <a:fillRect/>
                    </a:stretch>
                  </pic:blipFill>
                  <pic:spPr>
                    <a:xfrm>
                      <a:off x="0" y="0"/>
                      <a:ext cx="5057775" cy="2799080"/>
                    </a:xfrm>
                    <a:prstGeom prst="rect">
                      <a:avLst/>
                    </a:prstGeom>
                  </pic:spPr>
                </pic:pic>
              </a:graphicData>
            </a:graphic>
            <wp14:sizeRelH relativeFrom="page">
              <wp14:pctWidth>0</wp14:pctWidth>
            </wp14:sizeRelH>
            <wp14:sizeRelV relativeFrom="page">
              <wp14:pctHeight>0</wp14:pctHeight>
            </wp14:sizeRelV>
          </wp:anchor>
        </w:drawing>
      </w:r>
      <w:r w:rsidR="08C1AB28" w:rsidRPr="08C1AB28">
        <w:rPr>
          <w:rFonts w:ascii="Arial" w:hAnsi="Arial" w:cs="Arial"/>
          <w:sz w:val="24"/>
          <w:szCs w:val="24"/>
        </w:rPr>
        <w:t>Ovo je također opcionalan korak, ali služi da bi se vidjelo poklapanje očitanja.</w:t>
      </w:r>
    </w:p>
    <w:p w14:paraId="59CADD01" w14:textId="7822FB49" w:rsidR="000140F3" w:rsidRPr="000140F3" w:rsidRDefault="000140F3" w:rsidP="000140F3">
      <w:pPr>
        <w:spacing w:line="360" w:lineRule="auto"/>
        <w:ind w:left="1080"/>
        <w:jc w:val="both"/>
        <w:rPr>
          <w:rFonts w:ascii="Arial" w:hAnsi="Arial" w:cs="Arial"/>
          <w:sz w:val="24"/>
          <w:szCs w:val="24"/>
        </w:rPr>
      </w:pPr>
    </w:p>
    <w:p w14:paraId="024969F7" w14:textId="515A5836" w:rsidR="00423C30" w:rsidRPr="00F92D9D" w:rsidRDefault="00F92D9D" w:rsidP="00F92D9D">
      <w:pPr>
        <w:keepNext/>
        <w:spacing w:line="360" w:lineRule="auto"/>
        <w:ind w:left="1080"/>
      </w:pPr>
      <w:r>
        <w:rPr>
          <w:noProof/>
          <w:lang w:eastAsia="hr-HR"/>
        </w:rPr>
        <mc:AlternateContent>
          <mc:Choice Requires="wps">
            <w:drawing>
              <wp:anchor distT="0" distB="0" distL="114300" distR="114300" simplePos="0" relativeHeight="252003328" behindDoc="0" locked="0" layoutInCell="1" allowOverlap="1" wp14:anchorId="3217FB6C" wp14:editId="138488E0">
                <wp:simplePos x="0" y="0"/>
                <wp:positionH relativeFrom="column">
                  <wp:posOffset>681990</wp:posOffset>
                </wp:positionH>
                <wp:positionV relativeFrom="paragraph">
                  <wp:posOffset>2928620</wp:posOffset>
                </wp:positionV>
                <wp:extent cx="5306060" cy="635"/>
                <wp:effectExtent l="0" t="0" r="8890" b="18415"/>
                <wp:wrapTopAndBottom/>
                <wp:docPr id="498281859" name="Tekstni okvir 498281859"/>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wps:spPr>
                      <wps:txbx>
                        <w:txbxContent>
                          <w:p w14:paraId="3D1AE5E8" w14:textId="2D711E22" w:rsidR="00DE7483" w:rsidRPr="00051556" w:rsidRDefault="00DE7483" w:rsidP="00F92D9D">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26</w:t>
                            </w:r>
                            <w:r>
                              <w:fldChar w:fldCharType="end"/>
                            </w:r>
                            <w:r>
                              <w:t xml:space="preserve"> Normalizirana </w:t>
                            </w:r>
                            <w:proofErr w:type="spellStart"/>
                            <w:r>
                              <w:t>kroskorelacija</w:t>
                            </w:r>
                            <w:proofErr w:type="spellEnd"/>
                            <w:r>
                              <w:t xml:space="preserve"> </w:t>
                            </w:r>
                            <w:proofErr w:type="spellStart"/>
                            <w:r>
                              <w:t>histograma</w:t>
                            </w:r>
                            <w:proofErr w:type="spellEnd"/>
                            <w:r>
                              <w:t xml:space="preserve"> pomaka po y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FB6C" id="Tekstni okvir 498281859" o:spid="_x0000_s1047" type="#_x0000_t202" style="position:absolute;left:0;text-align:left;margin-left:53.7pt;margin-top:230.6pt;width:417.8pt;height:.05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" stroked="f">
                <v:textbox style="mso-fit-shape-to-text:t" inset="0,0,0,0">
                  <w:txbxContent>
                    <w:p w14:paraId="3D1AE5E8" w14:textId="2D711E22" w:rsidR="00DE7483" w:rsidRPr="00051556" w:rsidRDefault="00DE7483" w:rsidP="00F92D9D">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26</w:t>
                      </w:r>
                      <w:r>
                        <w:fldChar w:fldCharType="end"/>
                      </w:r>
                      <w:r>
                        <w:t xml:space="preserve"> Normalizirana kroskorelacija histograma pomaka po y osi</w:t>
                      </w:r>
                    </w:p>
                  </w:txbxContent>
                </v:textbox>
                <w10:wrap type="topAndBottom"/>
              </v:shape>
            </w:pict>
          </mc:Fallback>
        </mc:AlternateContent>
      </w:r>
      <w:r w:rsidR="00AF081F">
        <w:rPr>
          <w:rFonts w:ascii="Arial" w:hAnsi="Arial" w:cs="Arial"/>
          <w:noProof/>
          <w:sz w:val="24"/>
          <w:szCs w:val="24"/>
          <w:lang w:eastAsia="hr-HR"/>
        </w:rPr>
        <w:drawing>
          <wp:anchor distT="0" distB="0" distL="114300" distR="114300" simplePos="0" relativeHeight="251961344" behindDoc="0" locked="0" layoutInCell="1" allowOverlap="1" wp14:anchorId="5726CDB8" wp14:editId="4C0A392F">
            <wp:simplePos x="0" y="0"/>
            <wp:positionH relativeFrom="column">
              <wp:posOffset>681990</wp:posOffset>
            </wp:positionH>
            <wp:positionV relativeFrom="paragraph">
              <wp:posOffset>4445</wp:posOffset>
            </wp:positionV>
            <wp:extent cx="5306165" cy="2867424"/>
            <wp:effectExtent l="0" t="0" r="8890" b="9525"/>
            <wp:wrapTopAndBottom/>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_ncc.png"/>
                    <pic:cNvPicPr/>
                  </pic:nvPicPr>
                  <pic:blipFill>
                    <a:blip r:embed="rId37">
                      <a:extLst>
                        <a:ext uri="{28A0092B-C50C-407E-A947-70E740481C1C}">
                          <a14:useLocalDpi xmlns:a14="http://schemas.microsoft.com/office/drawing/2010/main" val="0"/>
                        </a:ext>
                      </a:extLst>
                    </a:blip>
                    <a:stretch>
                      <a:fillRect/>
                    </a:stretch>
                  </pic:blipFill>
                  <pic:spPr>
                    <a:xfrm>
                      <a:off x="0" y="0"/>
                      <a:ext cx="5306165" cy="2867424"/>
                    </a:xfrm>
                    <a:prstGeom prst="rect">
                      <a:avLst/>
                    </a:prstGeom>
                  </pic:spPr>
                </pic:pic>
              </a:graphicData>
            </a:graphic>
            <wp14:sizeRelH relativeFrom="page">
              <wp14:pctWidth>0</wp14:pctWidth>
            </wp14:sizeRelH>
            <wp14:sizeRelV relativeFrom="page">
              <wp14:pctHeight>0</wp14:pctHeight>
            </wp14:sizeRelV>
          </wp:anchor>
        </w:drawing>
      </w:r>
    </w:p>
    <w:p w14:paraId="065AD927" w14:textId="3297BD64" w:rsidR="00E27413" w:rsidRDefault="00423C30" w:rsidP="00EC7795">
      <w:pPr>
        <w:spacing w:line="360" w:lineRule="auto"/>
        <w:ind w:left="1080"/>
        <w:jc w:val="both"/>
        <w:rPr>
          <w:rFonts w:ascii="Arial" w:hAnsi="Arial" w:cs="Arial"/>
          <w:sz w:val="24"/>
          <w:szCs w:val="24"/>
        </w:rPr>
      </w:pPr>
      <w:r>
        <w:rPr>
          <w:rFonts w:ascii="Arial" w:hAnsi="Arial" w:cs="Arial"/>
          <w:sz w:val="24"/>
          <w:szCs w:val="24"/>
        </w:rPr>
        <w:t>Vidimo na slikama 25 i 26</w:t>
      </w:r>
      <w:r w:rsidR="00E27413">
        <w:rPr>
          <w:rFonts w:ascii="Arial" w:hAnsi="Arial" w:cs="Arial"/>
          <w:sz w:val="24"/>
          <w:szCs w:val="24"/>
        </w:rPr>
        <w:t xml:space="preserve"> kako su maksimalne vrijednost približno jedan što znači da su očitanja dobro korelirana.</w:t>
      </w:r>
    </w:p>
    <w:p w14:paraId="405A6F35" w14:textId="77777777" w:rsidR="005E09EE" w:rsidRDefault="005E09EE" w:rsidP="08C1AB28">
      <w:pPr>
        <w:spacing w:line="360" w:lineRule="auto"/>
        <w:ind w:left="1080"/>
        <w:rPr>
          <w:rFonts w:ascii="Arial" w:hAnsi="Arial" w:cs="Arial"/>
          <w:sz w:val="24"/>
          <w:szCs w:val="24"/>
        </w:rPr>
      </w:pPr>
    </w:p>
    <w:p w14:paraId="0BBAE4A8" w14:textId="3F6DB7E9" w:rsidR="08C1AB28" w:rsidRDefault="08C1AB28" w:rsidP="08C1AB28">
      <w:pPr>
        <w:pStyle w:val="ListParagraph"/>
        <w:numPr>
          <w:ilvl w:val="1"/>
          <w:numId w:val="3"/>
        </w:numPr>
        <w:spacing w:line="360" w:lineRule="auto"/>
        <w:rPr>
          <w:sz w:val="24"/>
          <w:szCs w:val="24"/>
        </w:rPr>
      </w:pPr>
      <w:r w:rsidRPr="08C1AB28">
        <w:rPr>
          <w:rFonts w:ascii="Arial" w:hAnsi="Arial" w:cs="Arial"/>
          <w:sz w:val="24"/>
          <w:szCs w:val="24"/>
        </w:rPr>
        <w:t>Zamjena očitanja</w:t>
      </w:r>
    </w:p>
    <w:p w14:paraId="30B7D3E1" w14:textId="51950D8D"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 xml:space="preserve">Zbog smanjenja posla koji se mora obaviti sada određene podatke o </w:t>
      </w:r>
      <w:proofErr w:type="spellStart"/>
      <w:r w:rsidRPr="08C1AB28">
        <w:rPr>
          <w:rFonts w:ascii="Arial" w:hAnsi="Arial" w:cs="Arial"/>
          <w:sz w:val="24"/>
          <w:szCs w:val="24"/>
        </w:rPr>
        <w:t>S_curr</w:t>
      </w:r>
      <w:proofErr w:type="spellEnd"/>
      <w:r w:rsidRPr="08C1AB28">
        <w:rPr>
          <w:rFonts w:ascii="Arial" w:hAnsi="Arial" w:cs="Arial"/>
          <w:sz w:val="24"/>
          <w:szCs w:val="24"/>
        </w:rPr>
        <w:t xml:space="preserve"> spremamo u varijable </w:t>
      </w:r>
      <w:proofErr w:type="spellStart"/>
      <w:r w:rsidRPr="08C1AB28">
        <w:rPr>
          <w:rFonts w:ascii="Arial" w:hAnsi="Arial" w:cs="Arial"/>
          <w:sz w:val="24"/>
          <w:szCs w:val="24"/>
        </w:rPr>
        <w:t>S_ref</w:t>
      </w:r>
      <w:proofErr w:type="spellEnd"/>
      <w:r w:rsidRPr="08C1AB28">
        <w:rPr>
          <w:rFonts w:ascii="Arial" w:hAnsi="Arial" w:cs="Arial"/>
          <w:sz w:val="24"/>
          <w:szCs w:val="24"/>
        </w:rPr>
        <w:t xml:space="preserve"> zato da ne moramo dva puta računati iste vrijednosti. Sljedeće očitanje će se spremiti u </w:t>
      </w:r>
      <w:proofErr w:type="spellStart"/>
      <w:r w:rsidRPr="08C1AB28">
        <w:rPr>
          <w:rFonts w:ascii="Arial" w:hAnsi="Arial" w:cs="Arial"/>
          <w:sz w:val="24"/>
          <w:szCs w:val="24"/>
        </w:rPr>
        <w:t>S_curr</w:t>
      </w:r>
      <w:proofErr w:type="spellEnd"/>
      <w:r w:rsidRPr="08C1AB28">
        <w:rPr>
          <w:rFonts w:ascii="Arial" w:hAnsi="Arial" w:cs="Arial"/>
          <w:sz w:val="24"/>
          <w:szCs w:val="24"/>
        </w:rPr>
        <w:t xml:space="preserve"> , dok će prethodni </w:t>
      </w:r>
      <w:proofErr w:type="spellStart"/>
      <w:r w:rsidRPr="08C1AB28">
        <w:rPr>
          <w:rFonts w:ascii="Arial" w:hAnsi="Arial" w:cs="Arial"/>
          <w:sz w:val="24"/>
          <w:szCs w:val="24"/>
        </w:rPr>
        <w:t>S_curr</w:t>
      </w:r>
      <w:proofErr w:type="spellEnd"/>
      <w:r w:rsidRPr="08C1AB28">
        <w:rPr>
          <w:rFonts w:ascii="Arial" w:hAnsi="Arial" w:cs="Arial"/>
          <w:sz w:val="24"/>
          <w:szCs w:val="24"/>
        </w:rPr>
        <w:t xml:space="preserve"> biti spremljen u </w:t>
      </w:r>
      <w:proofErr w:type="spellStart"/>
      <w:r w:rsidRPr="08C1AB28">
        <w:rPr>
          <w:rFonts w:ascii="Arial" w:hAnsi="Arial" w:cs="Arial"/>
          <w:sz w:val="24"/>
          <w:szCs w:val="24"/>
        </w:rPr>
        <w:t>S_ref</w:t>
      </w:r>
      <w:proofErr w:type="spellEnd"/>
      <w:r w:rsidRPr="08C1AB28">
        <w:rPr>
          <w:rFonts w:ascii="Arial" w:hAnsi="Arial" w:cs="Arial"/>
          <w:sz w:val="24"/>
          <w:szCs w:val="24"/>
        </w:rPr>
        <w:t>.</w:t>
      </w:r>
    </w:p>
    <w:p w14:paraId="6C6ACDAC" w14:textId="77777777" w:rsidR="00F92D9D" w:rsidRDefault="00F92D9D" w:rsidP="005E09EE">
      <w:pPr>
        <w:spacing w:line="360" w:lineRule="auto"/>
        <w:rPr>
          <w:rFonts w:ascii="Arial" w:hAnsi="Arial" w:cs="Arial"/>
          <w:sz w:val="24"/>
          <w:szCs w:val="24"/>
        </w:rPr>
      </w:pPr>
    </w:p>
    <w:p w14:paraId="1998EBA3" w14:textId="71E2C8F6" w:rsidR="08C1AB28" w:rsidRDefault="08C1AB28" w:rsidP="08C1AB28">
      <w:pPr>
        <w:pStyle w:val="ListParagraph"/>
        <w:numPr>
          <w:ilvl w:val="1"/>
          <w:numId w:val="3"/>
        </w:numPr>
        <w:spacing w:line="360" w:lineRule="auto"/>
        <w:rPr>
          <w:sz w:val="24"/>
          <w:szCs w:val="24"/>
        </w:rPr>
      </w:pPr>
      <w:r w:rsidRPr="08C1AB28">
        <w:rPr>
          <w:rFonts w:ascii="Arial" w:hAnsi="Arial" w:cs="Arial"/>
          <w:sz w:val="24"/>
          <w:szCs w:val="24"/>
        </w:rPr>
        <w:t>Objava odometrije</w:t>
      </w:r>
    </w:p>
    <w:p w14:paraId="501CEB53" w14:textId="669AB7AA"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Sada kada imamo dobiven relativni kutni pomak i relativni translacijski pomak možemo objaviti novu lokaciju robota u koordinatnom sustavu mape. Moramo objaviti x, y koordinate i kut pod kojim se nalazi robot.</w:t>
      </w:r>
    </w:p>
    <w:p w14:paraId="0DFEF330" w14:textId="3128CCAB"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lastRenderedPageBreak/>
        <w:t xml:space="preserve">U prethodnim koracima </w:t>
      </w:r>
      <w:proofErr w:type="spellStart"/>
      <w:r w:rsidRPr="08C1AB28">
        <w:rPr>
          <w:rFonts w:ascii="Arial" w:hAnsi="Arial" w:cs="Arial"/>
          <w:sz w:val="24"/>
          <w:szCs w:val="24"/>
        </w:rPr>
        <w:t>kroskorelacija</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kutova nam je dala p</w:t>
      </w:r>
      <w:r w:rsidR="00F92D9D">
        <w:rPr>
          <w:rFonts w:ascii="Arial" w:hAnsi="Arial" w:cs="Arial"/>
          <w:sz w:val="24"/>
          <w:szCs w:val="24"/>
        </w:rPr>
        <w:t xml:space="preserve">omak </w:t>
      </w:r>
      <w:proofErr w:type="spellStart"/>
      <w:r w:rsidR="00F92D9D">
        <w:rPr>
          <w:rFonts w:ascii="Arial" w:hAnsi="Arial" w:cs="Arial"/>
          <w:sz w:val="24"/>
          <w:szCs w:val="24"/>
        </w:rPr>
        <w:t>izmežu</w:t>
      </w:r>
      <w:proofErr w:type="spellEnd"/>
      <w:r w:rsidR="00F92D9D">
        <w:rPr>
          <w:rFonts w:ascii="Arial" w:hAnsi="Arial" w:cs="Arial"/>
          <w:sz w:val="24"/>
          <w:szCs w:val="24"/>
        </w:rPr>
        <w:t xml:space="preserve"> dva očitanja. Taj ku</w:t>
      </w:r>
      <w:r w:rsidRPr="08C1AB28">
        <w:rPr>
          <w:rFonts w:ascii="Arial" w:hAnsi="Arial" w:cs="Arial"/>
          <w:sz w:val="24"/>
          <w:szCs w:val="24"/>
        </w:rPr>
        <w:t xml:space="preserve">t smo nadodali na globalnu vrijednost rotacije koja je u početku iznosila 0. Također smo </w:t>
      </w:r>
      <w:proofErr w:type="spellStart"/>
      <w:r w:rsidRPr="08C1AB28">
        <w:rPr>
          <w:rFonts w:ascii="Arial" w:hAnsi="Arial" w:cs="Arial"/>
          <w:sz w:val="24"/>
          <w:szCs w:val="24"/>
        </w:rPr>
        <w:t>kroskorelacijom</w:t>
      </w:r>
      <w:proofErr w:type="spellEnd"/>
      <w:r w:rsidRPr="08C1AB28">
        <w:rPr>
          <w:rFonts w:ascii="Arial" w:hAnsi="Arial" w:cs="Arial"/>
          <w:sz w:val="24"/>
          <w:szCs w:val="24"/>
        </w:rPr>
        <w:t xml:space="preserve"> </w:t>
      </w:r>
      <w:proofErr w:type="spellStart"/>
      <w:r w:rsidRPr="08C1AB28">
        <w:rPr>
          <w:rFonts w:ascii="Arial" w:hAnsi="Arial" w:cs="Arial"/>
          <w:sz w:val="24"/>
          <w:szCs w:val="24"/>
        </w:rPr>
        <w:t>histograma</w:t>
      </w:r>
      <w:proofErr w:type="spellEnd"/>
      <w:r w:rsidRPr="08C1AB28">
        <w:rPr>
          <w:rFonts w:ascii="Arial" w:hAnsi="Arial" w:cs="Arial"/>
          <w:sz w:val="24"/>
          <w:szCs w:val="24"/>
        </w:rPr>
        <w:t xml:space="preserve"> pomaka po x osi dobili pomak između dva očitanja.</w:t>
      </w:r>
    </w:p>
    <w:p w14:paraId="78BE70AA" w14:textId="42511865"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 xml:space="preserve">Pomak u x i y </w:t>
      </w:r>
      <w:proofErr w:type="spellStart"/>
      <w:r w:rsidRPr="08C1AB28">
        <w:rPr>
          <w:rFonts w:ascii="Arial" w:hAnsi="Arial" w:cs="Arial"/>
          <w:sz w:val="24"/>
          <w:szCs w:val="24"/>
        </w:rPr>
        <w:t>koordinatamo</w:t>
      </w:r>
      <w:proofErr w:type="spellEnd"/>
      <w:r w:rsidRPr="08C1AB28">
        <w:rPr>
          <w:rFonts w:ascii="Arial" w:hAnsi="Arial" w:cs="Arial"/>
          <w:sz w:val="24"/>
          <w:szCs w:val="24"/>
        </w:rPr>
        <w:t xml:space="preserve"> pomoću pomaka po x osi dobivamo na sljedeći način:</w:t>
      </w:r>
    </w:p>
    <w:p w14:paraId="5766B9D8" w14:textId="1E57DA7B" w:rsidR="00C440E7" w:rsidRDefault="000736C6" w:rsidP="00C440E7">
      <w:pPr>
        <w:keepNext/>
        <w:spacing w:line="360" w:lineRule="auto"/>
        <w:ind w:left="1080"/>
        <w:jc w:val="center"/>
      </w:pPr>
      <w:r>
        <w:rPr>
          <w:noProof/>
          <w:lang w:eastAsia="hr-HR"/>
        </w:rPr>
        <mc:AlternateContent>
          <mc:Choice Requires="wps">
            <w:drawing>
              <wp:anchor distT="0" distB="0" distL="114300" distR="114300" simplePos="0" relativeHeight="252043264" behindDoc="0" locked="0" layoutInCell="1" allowOverlap="1" wp14:anchorId="2B656099" wp14:editId="716CC752">
                <wp:simplePos x="0" y="0"/>
                <wp:positionH relativeFrom="column">
                  <wp:posOffset>882015</wp:posOffset>
                </wp:positionH>
                <wp:positionV relativeFrom="paragraph">
                  <wp:posOffset>843915</wp:posOffset>
                </wp:positionV>
                <wp:extent cx="4707255" cy="635"/>
                <wp:effectExtent l="0" t="0" r="0" b="18415"/>
                <wp:wrapTopAndBottom/>
                <wp:docPr id="498281860" name="Tekstni okvir 498281860"/>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65AE7995" w14:textId="19AE6374" w:rsidR="00DE7483" w:rsidRPr="00B776B2" w:rsidRDefault="00DE7483" w:rsidP="000736C6">
                            <w:pPr>
                              <w:pStyle w:val="Caption"/>
                            </w:pPr>
                            <w:r>
                              <w:t xml:space="preserve">Slika </w:t>
                            </w:r>
                            <w:r>
                              <w:fldChar w:fldCharType="begin"/>
                            </w:r>
                            <w:r>
                              <w:instrText xml:space="preserve"> SEQ Slika \* ARABIC </w:instrText>
                            </w:r>
                            <w:r>
                              <w:fldChar w:fldCharType="separate"/>
                            </w:r>
                            <w:r>
                              <w:rPr>
                                <w:noProof/>
                              </w:rPr>
                              <w:t>27</w:t>
                            </w:r>
                            <w:r>
                              <w:fldChar w:fldCharType="end"/>
                            </w:r>
                            <w:r>
                              <w:t xml:space="preserve"> </w:t>
                            </w:r>
                            <w:r w:rsidRPr="00520015">
                              <w:t xml:space="preserve">Dio koda koje računa sinusne i </w:t>
                            </w:r>
                            <w:proofErr w:type="spellStart"/>
                            <w:r w:rsidRPr="00520015">
                              <w:t>kosinusne</w:t>
                            </w:r>
                            <w:proofErr w:type="spellEnd"/>
                            <w:r w:rsidRPr="00520015">
                              <w:t xml:space="preserve"> komponente pomaka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56099" id="Tekstni okvir 498281860" o:spid="_x0000_s1048" type="#_x0000_t202" style="position:absolute;left:0;text-align:left;margin-left:69.45pt;margin-top:66.45pt;width:370.65pt;height:.0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" stroked="f">
                <v:textbox style="mso-fit-shape-to-text:t" inset="0,0,0,0">
                  <w:txbxContent>
                    <w:p w14:paraId="65AE7995" w14:textId="19AE6374" w:rsidR="00DE7483" w:rsidRPr="00B776B2" w:rsidRDefault="00DE7483" w:rsidP="000736C6">
                      <w:pPr>
                        <w:pStyle w:val="Opisslike"/>
                      </w:pPr>
                      <w:r>
                        <w:t xml:space="preserve">Slika </w:t>
                      </w:r>
                      <w:r>
                        <w:fldChar w:fldCharType="begin"/>
                      </w:r>
                      <w:r>
                        <w:instrText xml:space="preserve"> SEQ Slika \* ARABIC </w:instrText>
                      </w:r>
                      <w:r>
                        <w:fldChar w:fldCharType="separate"/>
                      </w:r>
                      <w:r>
                        <w:rPr>
                          <w:noProof/>
                        </w:rPr>
                        <w:t>27</w:t>
                      </w:r>
                      <w:r>
                        <w:fldChar w:fldCharType="end"/>
                      </w:r>
                      <w:r>
                        <w:t xml:space="preserve"> </w:t>
                      </w:r>
                      <w:r w:rsidRPr="00520015">
                        <w:t>Dio koda koje računa sinusne i kosinusne komponente pomaka</w:t>
                      </w:r>
                    </w:p>
                  </w:txbxContent>
                </v:textbox>
                <w10:wrap type="topAndBottom"/>
              </v:shape>
            </w:pict>
          </mc:Fallback>
        </mc:AlternateContent>
      </w:r>
      <w:r w:rsidR="00AD2213">
        <w:rPr>
          <w:rFonts w:ascii="Arial" w:hAnsi="Arial" w:cs="Arial"/>
          <w:noProof/>
          <w:sz w:val="24"/>
          <w:szCs w:val="24"/>
          <w:lang w:eastAsia="hr-HR"/>
        </w:rPr>
        <w:drawing>
          <wp:anchor distT="0" distB="0" distL="114300" distR="114300" simplePos="0" relativeHeight="252023808" behindDoc="0" locked="0" layoutInCell="1" allowOverlap="1" wp14:anchorId="1E7178BB" wp14:editId="3BBEDBC7">
            <wp:simplePos x="0" y="0"/>
            <wp:positionH relativeFrom="column">
              <wp:posOffset>882015</wp:posOffset>
            </wp:positionH>
            <wp:positionV relativeFrom="paragraph">
              <wp:posOffset>-3810</wp:posOffset>
            </wp:positionV>
            <wp:extent cx="4707515" cy="790575"/>
            <wp:effectExtent l="0" t="0" r="0" b="0"/>
            <wp:wrapTopAndBottom/>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omp_formula.png"/>
                    <pic:cNvPicPr/>
                  </pic:nvPicPr>
                  <pic:blipFill>
                    <a:blip r:embed="rId38">
                      <a:extLst>
                        <a:ext uri="{28A0092B-C50C-407E-A947-70E740481C1C}">
                          <a14:useLocalDpi xmlns:a14="http://schemas.microsoft.com/office/drawing/2010/main" val="0"/>
                        </a:ext>
                      </a:extLst>
                    </a:blip>
                    <a:stretch>
                      <a:fillRect/>
                    </a:stretch>
                  </pic:blipFill>
                  <pic:spPr>
                    <a:xfrm>
                      <a:off x="0" y="0"/>
                      <a:ext cx="4707515" cy="790575"/>
                    </a:xfrm>
                    <a:prstGeom prst="rect">
                      <a:avLst/>
                    </a:prstGeom>
                  </pic:spPr>
                </pic:pic>
              </a:graphicData>
            </a:graphic>
            <wp14:sizeRelH relativeFrom="page">
              <wp14:pctWidth>0</wp14:pctWidth>
            </wp14:sizeRelH>
            <wp14:sizeRelV relativeFrom="page">
              <wp14:pctHeight>0</wp14:pctHeight>
            </wp14:sizeRelV>
          </wp:anchor>
        </w:drawing>
      </w:r>
    </w:p>
    <w:p w14:paraId="11B1E9D7" w14:textId="067A549B" w:rsidR="08C1AB28" w:rsidRDefault="00AD2213" w:rsidP="00EC7795">
      <w:pPr>
        <w:spacing w:line="360" w:lineRule="auto"/>
        <w:ind w:left="1080"/>
        <w:jc w:val="both"/>
        <w:rPr>
          <w:rFonts w:ascii="Arial" w:hAnsi="Arial" w:cs="Arial"/>
          <w:sz w:val="24"/>
          <w:szCs w:val="24"/>
        </w:rPr>
      </w:pPr>
      <w:r>
        <w:rPr>
          <w:rFonts w:ascii="Arial" w:hAnsi="Arial" w:cs="Arial"/>
          <w:sz w:val="24"/>
          <w:szCs w:val="24"/>
        </w:rPr>
        <w:t xml:space="preserve">Varijable </w:t>
      </w:r>
      <w:proofErr w:type="spellStart"/>
      <w:r w:rsidRPr="00DB59D5">
        <w:rPr>
          <w:rFonts w:ascii="Arial" w:hAnsi="Arial" w:cs="Arial"/>
          <w:b/>
          <w:sz w:val="24"/>
          <w:szCs w:val="24"/>
        </w:rPr>
        <w:t>y_component</w:t>
      </w:r>
      <w:proofErr w:type="spellEnd"/>
      <w:r>
        <w:rPr>
          <w:rFonts w:ascii="Arial" w:hAnsi="Arial" w:cs="Arial"/>
          <w:sz w:val="24"/>
          <w:szCs w:val="24"/>
        </w:rPr>
        <w:t xml:space="preserve"> i </w:t>
      </w:r>
      <w:proofErr w:type="spellStart"/>
      <w:r w:rsidRPr="00DB59D5">
        <w:rPr>
          <w:rFonts w:ascii="Arial" w:hAnsi="Arial" w:cs="Arial"/>
          <w:b/>
          <w:sz w:val="24"/>
          <w:szCs w:val="24"/>
        </w:rPr>
        <w:t>x_component</w:t>
      </w:r>
      <w:proofErr w:type="spellEnd"/>
      <w:r>
        <w:rPr>
          <w:rFonts w:ascii="Arial" w:hAnsi="Arial" w:cs="Arial"/>
          <w:sz w:val="24"/>
          <w:szCs w:val="24"/>
        </w:rPr>
        <w:t xml:space="preserve"> su komponente pomaka</w:t>
      </w:r>
      <w:r w:rsidR="00106453">
        <w:rPr>
          <w:rFonts w:ascii="Arial" w:hAnsi="Arial" w:cs="Arial"/>
          <w:sz w:val="24"/>
          <w:szCs w:val="24"/>
        </w:rPr>
        <w:t>, sadržan</w:t>
      </w:r>
      <w:r w:rsidR="00F92D9D">
        <w:rPr>
          <w:rFonts w:ascii="Arial" w:hAnsi="Arial" w:cs="Arial"/>
          <w:sz w:val="24"/>
          <w:szCs w:val="24"/>
        </w:rPr>
        <w:t>og</w:t>
      </w:r>
      <w:r w:rsidR="00106453">
        <w:rPr>
          <w:rFonts w:ascii="Arial" w:hAnsi="Arial" w:cs="Arial"/>
          <w:sz w:val="24"/>
          <w:szCs w:val="24"/>
        </w:rPr>
        <w:t xml:space="preserve"> u varijabli </w:t>
      </w:r>
      <w:proofErr w:type="spellStart"/>
      <w:r w:rsidR="00106453" w:rsidRPr="00DB59D5">
        <w:rPr>
          <w:rFonts w:ascii="Arial" w:hAnsi="Arial" w:cs="Arial"/>
          <w:b/>
          <w:sz w:val="24"/>
          <w:szCs w:val="24"/>
        </w:rPr>
        <w:t>self.deltas</w:t>
      </w:r>
      <w:proofErr w:type="spellEnd"/>
      <w:r w:rsidR="00106453" w:rsidRPr="00DB59D5">
        <w:rPr>
          <w:rFonts w:ascii="Arial" w:hAnsi="Arial" w:cs="Arial"/>
          <w:b/>
          <w:sz w:val="24"/>
          <w:szCs w:val="24"/>
        </w:rPr>
        <w:t>[„x“]</w:t>
      </w:r>
      <w:r w:rsidR="00106453">
        <w:rPr>
          <w:rFonts w:ascii="Arial" w:hAnsi="Arial" w:cs="Arial"/>
          <w:sz w:val="24"/>
          <w:szCs w:val="24"/>
        </w:rPr>
        <w:t>, na x i y osi globalnog koordinatnog sustava.</w:t>
      </w:r>
      <w:r w:rsidR="000E08F4">
        <w:rPr>
          <w:rFonts w:ascii="Arial" w:hAnsi="Arial" w:cs="Arial"/>
          <w:sz w:val="24"/>
          <w:szCs w:val="24"/>
        </w:rPr>
        <w:t xml:space="preserve"> Kada se dobiju te komponente one se pridodaju trenutnim koordinatama robota.</w:t>
      </w:r>
      <w:r w:rsidR="00DB59D5">
        <w:rPr>
          <w:rFonts w:ascii="Arial" w:hAnsi="Arial" w:cs="Arial"/>
          <w:sz w:val="24"/>
          <w:szCs w:val="24"/>
        </w:rPr>
        <w:t xml:space="preserve"> Varijable </w:t>
      </w:r>
      <w:proofErr w:type="spellStart"/>
      <w:r w:rsidR="00DB59D5" w:rsidRPr="00DB59D5">
        <w:rPr>
          <w:rFonts w:ascii="Arial" w:hAnsi="Arial" w:cs="Arial"/>
          <w:b/>
          <w:sz w:val="24"/>
          <w:szCs w:val="24"/>
        </w:rPr>
        <w:t>self.odom</w:t>
      </w:r>
      <w:proofErr w:type="spellEnd"/>
      <w:r w:rsidR="00DB59D5" w:rsidRPr="00DB59D5">
        <w:rPr>
          <w:rFonts w:ascii="Arial" w:hAnsi="Arial" w:cs="Arial"/>
          <w:b/>
          <w:sz w:val="24"/>
          <w:szCs w:val="24"/>
        </w:rPr>
        <w:t>[„</w:t>
      </w:r>
      <w:proofErr w:type="spellStart"/>
      <w:r w:rsidR="00DB59D5" w:rsidRPr="00DB59D5">
        <w:rPr>
          <w:rFonts w:ascii="Arial" w:hAnsi="Arial" w:cs="Arial"/>
          <w:b/>
          <w:sz w:val="24"/>
          <w:szCs w:val="24"/>
        </w:rPr>
        <w:t>angle</w:t>
      </w:r>
      <w:proofErr w:type="spellEnd"/>
      <w:r w:rsidR="00DB59D5" w:rsidRPr="00DB59D5">
        <w:rPr>
          <w:rFonts w:ascii="Arial" w:hAnsi="Arial" w:cs="Arial"/>
          <w:b/>
          <w:sz w:val="24"/>
          <w:szCs w:val="24"/>
        </w:rPr>
        <w:t>“]</w:t>
      </w:r>
      <w:r w:rsidR="00DB59D5">
        <w:rPr>
          <w:rFonts w:ascii="Arial" w:hAnsi="Arial" w:cs="Arial"/>
          <w:sz w:val="24"/>
          <w:szCs w:val="24"/>
        </w:rPr>
        <w:t xml:space="preserve"> sadrži trenutni kut rotacije robota.</w:t>
      </w:r>
    </w:p>
    <w:p w14:paraId="03323629" w14:textId="5FDAA114" w:rsidR="08C1AB28" w:rsidRDefault="08C1AB28" w:rsidP="00EC7795">
      <w:pPr>
        <w:spacing w:line="360" w:lineRule="auto"/>
        <w:ind w:left="1080"/>
        <w:jc w:val="both"/>
        <w:rPr>
          <w:rFonts w:ascii="Arial" w:hAnsi="Arial" w:cs="Arial"/>
          <w:sz w:val="24"/>
          <w:szCs w:val="24"/>
        </w:rPr>
      </w:pPr>
      <w:r w:rsidRPr="08C1AB28">
        <w:rPr>
          <w:rFonts w:ascii="Arial" w:hAnsi="Arial" w:cs="Arial"/>
          <w:sz w:val="24"/>
          <w:szCs w:val="24"/>
        </w:rPr>
        <w:t xml:space="preserve">Ako je robot pod </w:t>
      </w:r>
      <w:proofErr w:type="spellStart"/>
      <w:r w:rsidRPr="08C1AB28">
        <w:rPr>
          <w:rFonts w:ascii="Arial" w:hAnsi="Arial" w:cs="Arial"/>
          <w:sz w:val="24"/>
          <w:szCs w:val="24"/>
        </w:rPr>
        <w:t>kutem</w:t>
      </w:r>
      <w:proofErr w:type="spellEnd"/>
      <w:r w:rsidRPr="08C1AB28">
        <w:rPr>
          <w:rFonts w:ascii="Arial" w:hAnsi="Arial" w:cs="Arial"/>
          <w:sz w:val="24"/>
          <w:szCs w:val="24"/>
        </w:rPr>
        <w:t xml:space="preserve"> 0 stupnjeva tada će pomak po y osi biti 0, a pomak po x osi će biti jednak dobivenom pomaku. Ako je rob</w:t>
      </w:r>
      <w:r w:rsidR="00EC3F6A">
        <w:rPr>
          <w:rFonts w:ascii="Arial" w:hAnsi="Arial" w:cs="Arial"/>
          <w:sz w:val="24"/>
          <w:szCs w:val="24"/>
        </w:rPr>
        <w:t>ot pod nekim k</w:t>
      </w:r>
      <w:r w:rsidR="0018317E">
        <w:rPr>
          <w:rFonts w:ascii="Arial" w:hAnsi="Arial" w:cs="Arial"/>
          <w:sz w:val="24"/>
          <w:szCs w:val="24"/>
        </w:rPr>
        <w:t>uto</w:t>
      </w:r>
      <w:r w:rsidR="00EC3F6A">
        <w:rPr>
          <w:rFonts w:ascii="Arial" w:hAnsi="Arial" w:cs="Arial"/>
          <w:sz w:val="24"/>
          <w:szCs w:val="24"/>
        </w:rPr>
        <w:t xml:space="preserve">m </w:t>
      </w:r>
      <w:r w:rsidRPr="08C1AB28">
        <w:rPr>
          <w:rFonts w:ascii="Arial" w:hAnsi="Arial" w:cs="Arial"/>
          <w:sz w:val="24"/>
          <w:szCs w:val="24"/>
        </w:rPr>
        <w:t xml:space="preserve">tada će pomak robota prikazan u koordinatnom sustavu mape biti dijagonalan. To znači da su pomaci po x i y osima zapravo sinusne i </w:t>
      </w:r>
      <w:proofErr w:type="spellStart"/>
      <w:r w:rsidRPr="08C1AB28">
        <w:rPr>
          <w:rFonts w:ascii="Arial" w:hAnsi="Arial" w:cs="Arial"/>
          <w:sz w:val="24"/>
          <w:szCs w:val="24"/>
        </w:rPr>
        <w:t>kosinusne</w:t>
      </w:r>
      <w:proofErr w:type="spellEnd"/>
      <w:r w:rsidRPr="08C1AB28">
        <w:rPr>
          <w:rFonts w:ascii="Arial" w:hAnsi="Arial" w:cs="Arial"/>
          <w:sz w:val="24"/>
          <w:szCs w:val="24"/>
        </w:rPr>
        <w:t xml:space="preserve"> komponente dobivenog pomaka.</w:t>
      </w:r>
    </w:p>
    <w:p w14:paraId="4E726C7F" w14:textId="626E30AC" w:rsidR="006A068E" w:rsidRPr="004532EB" w:rsidRDefault="08C1AB28" w:rsidP="00EC7795">
      <w:pPr>
        <w:pStyle w:val="ListParagraph"/>
        <w:numPr>
          <w:ilvl w:val="1"/>
          <w:numId w:val="3"/>
        </w:numPr>
        <w:spacing w:line="360" w:lineRule="auto"/>
        <w:jc w:val="both"/>
        <w:rPr>
          <w:sz w:val="24"/>
          <w:szCs w:val="24"/>
        </w:rPr>
      </w:pPr>
      <w:r w:rsidRPr="08C1AB28">
        <w:rPr>
          <w:rFonts w:ascii="Arial" w:hAnsi="Arial" w:cs="Arial"/>
          <w:sz w:val="24"/>
          <w:szCs w:val="24"/>
        </w:rPr>
        <w:t>Sada algoritam skače na korak 3. pa se sve ponavlja</w:t>
      </w:r>
    </w:p>
    <w:p w14:paraId="0B5F01AE" w14:textId="23743A00" w:rsidR="00F92D9D" w:rsidRDefault="00F92D9D" w:rsidP="00EC7795">
      <w:pPr>
        <w:spacing w:line="360" w:lineRule="auto"/>
        <w:ind w:left="720"/>
        <w:jc w:val="both"/>
        <w:rPr>
          <w:rFonts w:ascii="Arial" w:hAnsi="Arial" w:cs="Arial"/>
          <w:sz w:val="24"/>
          <w:szCs w:val="24"/>
        </w:rPr>
      </w:pPr>
    </w:p>
    <w:p w14:paraId="3CE1D9EF" w14:textId="57496034" w:rsidR="007969E9" w:rsidRDefault="007969E9" w:rsidP="00EC7795">
      <w:pPr>
        <w:spacing w:line="360" w:lineRule="auto"/>
        <w:ind w:left="720"/>
        <w:jc w:val="both"/>
        <w:rPr>
          <w:rFonts w:ascii="Arial" w:hAnsi="Arial" w:cs="Arial"/>
          <w:sz w:val="24"/>
          <w:szCs w:val="24"/>
        </w:rPr>
      </w:pPr>
    </w:p>
    <w:p w14:paraId="34FC925E" w14:textId="0F1B07DC" w:rsidR="007969E9" w:rsidRDefault="007969E9" w:rsidP="00EC7795">
      <w:pPr>
        <w:spacing w:line="360" w:lineRule="auto"/>
        <w:ind w:left="720"/>
        <w:jc w:val="both"/>
        <w:rPr>
          <w:rFonts w:ascii="Arial" w:hAnsi="Arial" w:cs="Arial"/>
          <w:sz w:val="24"/>
          <w:szCs w:val="24"/>
        </w:rPr>
      </w:pPr>
    </w:p>
    <w:p w14:paraId="1B0933DA" w14:textId="77777777" w:rsidR="007969E9" w:rsidRDefault="007969E9" w:rsidP="00EC7795">
      <w:pPr>
        <w:spacing w:line="360" w:lineRule="auto"/>
        <w:ind w:left="720"/>
        <w:jc w:val="both"/>
        <w:rPr>
          <w:rFonts w:ascii="Arial" w:hAnsi="Arial" w:cs="Arial"/>
          <w:sz w:val="24"/>
          <w:szCs w:val="24"/>
        </w:rPr>
      </w:pPr>
    </w:p>
    <w:p w14:paraId="526D1FA3" w14:textId="3B358DEC" w:rsidR="00EC374F" w:rsidRDefault="08C1AB28" w:rsidP="00C97DDB">
      <w:pPr>
        <w:spacing w:line="360" w:lineRule="auto"/>
        <w:ind w:left="720"/>
        <w:jc w:val="both"/>
        <w:rPr>
          <w:rFonts w:ascii="Arial" w:hAnsi="Arial" w:cs="Arial"/>
          <w:sz w:val="24"/>
          <w:szCs w:val="24"/>
        </w:rPr>
      </w:pPr>
      <w:r w:rsidRPr="08C1AB28">
        <w:rPr>
          <w:rFonts w:ascii="Arial" w:hAnsi="Arial" w:cs="Arial"/>
          <w:sz w:val="24"/>
          <w:szCs w:val="24"/>
        </w:rPr>
        <w:lastRenderedPageBreak/>
        <w:t>Sljedeće slike su napravljene u programu MATLAB. Na njima se mogu vidjeti podaci koji su proči</w:t>
      </w:r>
      <w:r w:rsidR="004532EB">
        <w:rPr>
          <w:rFonts w:ascii="Arial" w:hAnsi="Arial" w:cs="Arial"/>
          <w:sz w:val="24"/>
          <w:szCs w:val="24"/>
        </w:rPr>
        <w:t>t</w:t>
      </w:r>
      <w:r w:rsidRPr="08C1AB28">
        <w:rPr>
          <w:rFonts w:ascii="Arial" w:hAnsi="Arial" w:cs="Arial"/>
          <w:sz w:val="24"/>
          <w:szCs w:val="24"/>
        </w:rPr>
        <w:t xml:space="preserve">ani iz </w:t>
      </w:r>
      <w:proofErr w:type="spellStart"/>
      <w:r w:rsidRPr="08C1AB28">
        <w:rPr>
          <w:rFonts w:ascii="Arial" w:hAnsi="Arial" w:cs="Arial"/>
          <w:sz w:val="24"/>
          <w:szCs w:val="24"/>
        </w:rPr>
        <w:t>csv</w:t>
      </w:r>
      <w:proofErr w:type="spellEnd"/>
      <w:r w:rsidRPr="08C1AB28">
        <w:rPr>
          <w:rFonts w:ascii="Arial" w:hAnsi="Arial" w:cs="Arial"/>
          <w:sz w:val="24"/>
          <w:szCs w:val="24"/>
        </w:rPr>
        <w:t xml:space="preserve"> dato</w:t>
      </w:r>
      <w:r w:rsidR="004532EB">
        <w:rPr>
          <w:rFonts w:ascii="Arial" w:hAnsi="Arial" w:cs="Arial"/>
          <w:sz w:val="24"/>
          <w:szCs w:val="24"/>
        </w:rPr>
        <w:t>te</w:t>
      </w:r>
      <w:r w:rsidRPr="08C1AB28">
        <w:rPr>
          <w:rFonts w:ascii="Arial" w:hAnsi="Arial" w:cs="Arial"/>
          <w:sz w:val="24"/>
          <w:szCs w:val="24"/>
        </w:rPr>
        <w:t>ke koje smo izveli iz našeg programa. Grafovi prikazuju usporedbu stvarne odometrije robota koju smo dobili pretplatom na temu '</w:t>
      </w:r>
      <w:r w:rsidRPr="08C1AB28">
        <w:rPr>
          <w:rFonts w:ascii="Arial" w:hAnsi="Arial" w:cs="Arial"/>
          <w:b/>
          <w:bCs/>
          <w:sz w:val="24"/>
          <w:szCs w:val="24"/>
        </w:rPr>
        <w:t>/robot0/odom</w:t>
      </w:r>
      <w:r w:rsidRPr="08C1AB28">
        <w:rPr>
          <w:rFonts w:ascii="Arial" w:hAnsi="Arial" w:cs="Arial"/>
          <w:sz w:val="24"/>
          <w:szCs w:val="24"/>
        </w:rPr>
        <w:t>' i odometrije koju smo mi izračunali.</w:t>
      </w:r>
    </w:p>
    <w:p w14:paraId="5B5BA718" w14:textId="4822DBD5" w:rsidR="00DA3659" w:rsidRDefault="008634B5" w:rsidP="00EC0F52">
      <w:r>
        <w:rPr>
          <w:noProof/>
          <w:lang w:eastAsia="hr-HR"/>
        </w:rPr>
        <w:drawing>
          <wp:anchor distT="0" distB="0" distL="114300" distR="114300" simplePos="0" relativeHeight="252082176" behindDoc="0" locked="0" layoutInCell="1" allowOverlap="1" wp14:anchorId="26B0AB3C" wp14:editId="63813B91">
            <wp:simplePos x="0" y="0"/>
            <wp:positionH relativeFrom="column">
              <wp:posOffset>472440</wp:posOffset>
            </wp:positionH>
            <wp:positionV relativeFrom="paragraph">
              <wp:posOffset>175260</wp:posOffset>
            </wp:positionV>
            <wp:extent cx="5495925" cy="2779395"/>
            <wp:effectExtent l="0" t="0" r="9525" b="1905"/>
            <wp:wrapTopAndBottom/>
            <wp:docPr id="498281867" name="Slika 49828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67" name="Promjena ku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5925" cy="2779395"/>
                    </a:xfrm>
                    <a:prstGeom prst="rect">
                      <a:avLst/>
                    </a:prstGeom>
                  </pic:spPr>
                </pic:pic>
              </a:graphicData>
            </a:graphic>
            <wp14:sizeRelH relativeFrom="page">
              <wp14:pctWidth>0</wp14:pctWidth>
            </wp14:sizeRelH>
            <wp14:sizeRelV relativeFrom="page">
              <wp14:pctHeight>0</wp14:pctHeight>
            </wp14:sizeRelV>
          </wp:anchor>
        </w:drawing>
      </w:r>
    </w:p>
    <w:p w14:paraId="30AB6357" w14:textId="76E8080F" w:rsidR="00697681" w:rsidRDefault="008634B5" w:rsidP="00EC0F52">
      <w:r>
        <w:rPr>
          <w:noProof/>
          <w:lang w:eastAsia="hr-HR"/>
        </w:rPr>
        <mc:AlternateContent>
          <mc:Choice Requires="wps">
            <w:drawing>
              <wp:anchor distT="0" distB="0" distL="114300" distR="114300" simplePos="0" relativeHeight="252275712" behindDoc="0" locked="0" layoutInCell="1" allowOverlap="1" wp14:anchorId="3E8A118C" wp14:editId="132E8B64">
                <wp:simplePos x="0" y="0"/>
                <wp:positionH relativeFrom="column">
                  <wp:posOffset>1605915</wp:posOffset>
                </wp:positionH>
                <wp:positionV relativeFrom="paragraph">
                  <wp:posOffset>5995035</wp:posOffset>
                </wp:positionV>
                <wp:extent cx="2790825" cy="635"/>
                <wp:effectExtent l="0" t="0" r="9525" b="0"/>
                <wp:wrapTopAndBottom/>
                <wp:docPr id="498281882" name="Tekstni okvir 498281882"/>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10A2C17" w14:textId="7607A04E" w:rsidR="00DE7483" w:rsidRPr="002B2D2F" w:rsidRDefault="00DE7483" w:rsidP="008634B5">
                            <w:pPr>
                              <w:pStyle w:val="Caption"/>
                              <w:rPr>
                                <w:noProof/>
                              </w:rPr>
                            </w:pPr>
                            <w:r>
                              <w:t xml:space="preserve">Slika </w:t>
                            </w:r>
                            <w:r>
                              <w:fldChar w:fldCharType="begin"/>
                            </w:r>
                            <w:r>
                              <w:instrText xml:space="preserve"> SEQ Slika \* ARABIC </w:instrText>
                            </w:r>
                            <w:r>
                              <w:fldChar w:fldCharType="separate"/>
                            </w:r>
                            <w:r>
                              <w:rPr>
                                <w:noProof/>
                              </w:rPr>
                              <w:t>28</w:t>
                            </w:r>
                            <w:r>
                              <w:fldChar w:fldCharType="end"/>
                            </w:r>
                            <w:r>
                              <w:t xml:space="preserve"> </w:t>
                            </w:r>
                            <w:r w:rsidRPr="00634DB6">
                              <w:t>Usporedba stvarnog i izračunatog pomaka po x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A118C" id="Tekstni okvir 498281882" o:spid="_x0000_s1049" type="#_x0000_t202" style="position:absolute;margin-left:126.45pt;margin-top:472.05pt;width:219.75pt;height:.05pt;z-index:25227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" stroked="f">
                <v:textbox style="mso-fit-shape-to-text:t" inset="0,0,0,0">
                  <w:txbxContent>
                    <w:p w14:paraId="710A2C17" w14:textId="7607A04E" w:rsidR="00DE7483" w:rsidRPr="002B2D2F" w:rsidRDefault="00DE7483" w:rsidP="008634B5">
                      <w:pPr>
                        <w:pStyle w:val="Opisslike"/>
                        <w:rPr>
                          <w:noProof/>
                        </w:rPr>
                      </w:pPr>
                      <w:r>
                        <w:t xml:space="preserve">Slika </w:t>
                      </w:r>
                      <w:r>
                        <w:fldChar w:fldCharType="begin"/>
                      </w:r>
                      <w:r>
                        <w:instrText xml:space="preserve"> SEQ Slika \* ARABIC </w:instrText>
                      </w:r>
                      <w:r>
                        <w:fldChar w:fldCharType="separate"/>
                      </w:r>
                      <w:r>
                        <w:rPr>
                          <w:noProof/>
                        </w:rPr>
                        <w:t>28</w:t>
                      </w:r>
                      <w:r>
                        <w:fldChar w:fldCharType="end"/>
                      </w:r>
                      <w:r>
                        <w:t xml:space="preserve"> </w:t>
                      </w:r>
                      <w:r w:rsidRPr="00634DB6">
                        <w:t>Usporedba stvarnog i izračunatog pomaka po x osi</w:t>
                      </w:r>
                    </w:p>
                  </w:txbxContent>
                </v:textbox>
                <w10:wrap type="topAndBottom"/>
              </v:shape>
            </w:pict>
          </mc:Fallback>
        </mc:AlternateContent>
      </w:r>
      <w:r>
        <w:rPr>
          <w:noProof/>
          <w:lang w:eastAsia="hr-HR"/>
        </w:rPr>
        <w:drawing>
          <wp:anchor distT="0" distB="0" distL="114300" distR="114300" simplePos="0" relativeHeight="252273664" behindDoc="0" locked="0" layoutInCell="1" allowOverlap="1" wp14:anchorId="216AA95F" wp14:editId="12C9697B">
            <wp:simplePos x="0" y="0"/>
            <wp:positionH relativeFrom="column">
              <wp:posOffset>482865</wp:posOffset>
            </wp:positionH>
            <wp:positionV relativeFrom="paragraph">
              <wp:posOffset>3128010</wp:posOffset>
            </wp:positionV>
            <wp:extent cx="5486400" cy="2809066"/>
            <wp:effectExtent l="0" t="0" r="0" b="0"/>
            <wp:wrapTopAndBottom/>
            <wp:docPr id="498281869" name="Slika 49828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69" name="Promjena X koordina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809066"/>
                    </a:xfrm>
                    <a:prstGeom prst="rect">
                      <a:avLst/>
                    </a:prstGeom>
                  </pic:spPr>
                </pic:pic>
              </a:graphicData>
            </a:graphic>
            <wp14:sizeRelH relativeFrom="page">
              <wp14:pctWidth>0</wp14:pctWidth>
            </wp14:sizeRelH>
            <wp14:sizeRelV relativeFrom="page">
              <wp14:pctHeight>0</wp14:pctHeight>
            </wp14:sizeRelV>
          </wp:anchor>
        </w:drawing>
      </w:r>
      <w:r>
        <w:rPr>
          <w:noProof/>
          <w:lang w:eastAsia="hr-HR"/>
        </w:rPr>
        <mc:AlternateContent>
          <mc:Choice Requires="wps">
            <w:drawing>
              <wp:anchor distT="0" distB="0" distL="114300" distR="114300" simplePos="0" relativeHeight="252119040" behindDoc="0" locked="0" layoutInCell="1" allowOverlap="1" wp14:anchorId="1DF7E66F" wp14:editId="6175B474">
                <wp:simplePos x="0" y="0"/>
                <wp:positionH relativeFrom="column">
                  <wp:posOffset>1701165</wp:posOffset>
                </wp:positionH>
                <wp:positionV relativeFrom="paragraph">
                  <wp:posOffset>2861310</wp:posOffset>
                </wp:positionV>
                <wp:extent cx="2695575" cy="635"/>
                <wp:effectExtent l="0" t="0" r="9525" b="0"/>
                <wp:wrapTopAndBottom/>
                <wp:docPr id="498281868" name="Tekstni okvir 49828186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2A18440" w14:textId="6E995C1C" w:rsidR="00DE7483" w:rsidRPr="00252E0F" w:rsidRDefault="00DE7483" w:rsidP="00697681">
                            <w:pPr>
                              <w:pStyle w:val="Caption"/>
                            </w:pPr>
                            <w:r>
                              <w:t xml:space="preserve">Slika </w:t>
                            </w:r>
                            <w:r>
                              <w:fldChar w:fldCharType="begin"/>
                            </w:r>
                            <w:r>
                              <w:instrText xml:space="preserve"> SEQ Slika \* ARABIC </w:instrText>
                            </w:r>
                            <w:r>
                              <w:fldChar w:fldCharType="separate"/>
                            </w:r>
                            <w:r>
                              <w:rPr>
                                <w:noProof/>
                              </w:rPr>
                              <w:t>29</w:t>
                            </w:r>
                            <w:r>
                              <w:fldChar w:fldCharType="end"/>
                            </w:r>
                            <w:r>
                              <w:t xml:space="preserve"> Usporedba stvarne i izračunate promjene kuta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F7E66F" id="Tekstni okvir 498281868" o:spid="_x0000_s1050" type="#_x0000_t202" style="position:absolute;margin-left:133.95pt;margin-top:225.3pt;width:212.25pt;height:.0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" stroked="f">
                <v:textbox style="mso-fit-shape-to-text:t" inset="0,0,0,0">
                  <w:txbxContent>
                    <w:p w14:paraId="12A18440" w14:textId="6E995C1C" w:rsidR="00DE7483" w:rsidRPr="00252E0F" w:rsidRDefault="00DE7483" w:rsidP="00697681">
                      <w:pPr>
                        <w:pStyle w:val="Opisslike"/>
                      </w:pPr>
                      <w:r>
                        <w:t xml:space="preserve">Slika </w:t>
                      </w:r>
                      <w:r>
                        <w:fldChar w:fldCharType="begin"/>
                      </w:r>
                      <w:r>
                        <w:instrText xml:space="preserve"> SEQ Slika \* ARABIC </w:instrText>
                      </w:r>
                      <w:r>
                        <w:fldChar w:fldCharType="separate"/>
                      </w:r>
                      <w:r>
                        <w:rPr>
                          <w:noProof/>
                        </w:rPr>
                        <w:t>29</w:t>
                      </w:r>
                      <w:r>
                        <w:fldChar w:fldCharType="end"/>
                      </w:r>
                      <w:r>
                        <w:t xml:space="preserve"> Usporedba stvarne i izračunate promjene kuta</w:t>
                      </w:r>
                    </w:p>
                  </w:txbxContent>
                </v:textbox>
                <w10:wrap type="topAndBottom"/>
              </v:shape>
            </w:pict>
          </mc:Fallback>
        </mc:AlternateContent>
      </w:r>
    </w:p>
    <w:p w14:paraId="015C8602" w14:textId="1EAAC558" w:rsidR="00697681" w:rsidRDefault="00697681" w:rsidP="00697681">
      <w:pPr>
        <w:keepNext/>
      </w:pPr>
    </w:p>
    <w:p w14:paraId="009880B0" w14:textId="60638164" w:rsidR="08C1AB28" w:rsidRDefault="08C1AB28" w:rsidP="00216A6B">
      <w:pPr>
        <w:pStyle w:val="stilstil"/>
        <w:rPr>
          <w:rStyle w:val="BookTitle"/>
          <w:b/>
          <w:i w:val="0"/>
          <w:iCs w:val="0"/>
        </w:rPr>
      </w:pPr>
      <w:bookmarkStart w:id="33" w:name="_Toc484018995"/>
      <w:r w:rsidRPr="08C1AB28">
        <w:rPr>
          <w:rStyle w:val="BookTitle"/>
          <w:b/>
          <w:i w:val="0"/>
          <w:iCs w:val="0"/>
        </w:rPr>
        <w:t>Rubni slučajevi</w:t>
      </w:r>
      <w:bookmarkEnd w:id="33"/>
    </w:p>
    <w:p w14:paraId="76C7FF55" w14:textId="4728A50B" w:rsidR="00E151C2" w:rsidRDefault="08C1AB28" w:rsidP="00400B18">
      <w:pPr>
        <w:pStyle w:val="ListParagraph"/>
        <w:spacing w:line="360" w:lineRule="auto"/>
        <w:jc w:val="both"/>
        <w:rPr>
          <w:rFonts w:ascii="Arial" w:hAnsi="Arial" w:cs="Arial"/>
          <w:sz w:val="24"/>
          <w:szCs w:val="24"/>
        </w:rPr>
      </w:pPr>
      <w:r w:rsidRPr="08C1AB28">
        <w:rPr>
          <w:rFonts w:ascii="Arial" w:hAnsi="Arial" w:cs="Arial"/>
          <w:sz w:val="24"/>
          <w:szCs w:val="24"/>
        </w:rPr>
        <w:t>U ovome poglavlju će se vidjeti grafovi robnih slučajeva. Ovaj algoritam radi prilično dobro ako postoje mnogo pravokutnih rubova.</w:t>
      </w:r>
    </w:p>
    <w:p w14:paraId="7D508330" w14:textId="77777777" w:rsidR="00DA3659" w:rsidRPr="00616130" w:rsidRDefault="00DA3659" w:rsidP="00400B18">
      <w:pPr>
        <w:pStyle w:val="ListParagraph"/>
        <w:spacing w:line="360" w:lineRule="auto"/>
        <w:jc w:val="both"/>
        <w:rPr>
          <w:rFonts w:ascii="Arial" w:hAnsi="Arial" w:cs="Arial"/>
          <w:sz w:val="24"/>
          <w:szCs w:val="24"/>
        </w:rPr>
      </w:pPr>
    </w:p>
    <w:p w14:paraId="0B9DA991" w14:textId="7343E5E3" w:rsidR="08C1AB28" w:rsidRPr="000701FE" w:rsidRDefault="08C1AB28" w:rsidP="000701FE">
      <w:pPr>
        <w:pStyle w:val="ListParagraph"/>
        <w:numPr>
          <w:ilvl w:val="1"/>
          <w:numId w:val="32"/>
        </w:numPr>
        <w:spacing w:line="360" w:lineRule="auto"/>
        <w:jc w:val="both"/>
        <w:rPr>
          <w:b/>
          <w:sz w:val="32"/>
          <w:szCs w:val="32"/>
        </w:rPr>
      </w:pPr>
      <w:r w:rsidRPr="000701FE">
        <w:rPr>
          <w:rFonts w:ascii="Arial" w:hAnsi="Arial" w:cs="Arial"/>
          <w:b/>
          <w:sz w:val="32"/>
          <w:szCs w:val="32"/>
        </w:rPr>
        <w:t>Nedostatak rubova</w:t>
      </w:r>
      <w:r w:rsidR="00E94D5F" w:rsidRPr="000701FE">
        <w:rPr>
          <w:rFonts w:ascii="Arial" w:hAnsi="Arial" w:cs="Arial"/>
          <w:b/>
          <w:sz w:val="32"/>
          <w:szCs w:val="32"/>
        </w:rPr>
        <w:t xml:space="preserve"> tj. pravokutnih objekata</w:t>
      </w:r>
    </w:p>
    <w:p w14:paraId="23D0096A" w14:textId="095046E5" w:rsidR="00EC7795" w:rsidRDefault="008634B5" w:rsidP="00400B18">
      <w:pPr>
        <w:spacing w:line="360" w:lineRule="auto"/>
        <w:ind w:left="1080"/>
        <w:jc w:val="both"/>
        <w:rPr>
          <w:rFonts w:ascii="Arial" w:hAnsi="Arial" w:cs="Arial"/>
          <w:sz w:val="24"/>
          <w:szCs w:val="24"/>
        </w:rPr>
      </w:pPr>
      <w:r>
        <w:rPr>
          <w:rFonts w:ascii="Arial" w:hAnsi="Arial" w:cs="Arial"/>
          <w:noProof/>
          <w:sz w:val="24"/>
          <w:szCs w:val="24"/>
          <w:lang w:eastAsia="hr-HR"/>
        </w:rPr>
        <w:drawing>
          <wp:anchor distT="0" distB="0" distL="114300" distR="114300" simplePos="0" relativeHeight="252204032" behindDoc="0" locked="0" layoutInCell="1" allowOverlap="1" wp14:anchorId="09F7A6BB" wp14:editId="58066CA8">
            <wp:simplePos x="0" y="0"/>
            <wp:positionH relativeFrom="column">
              <wp:posOffset>1415415</wp:posOffset>
            </wp:positionH>
            <wp:positionV relativeFrom="paragraph">
              <wp:posOffset>889635</wp:posOffset>
            </wp:positionV>
            <wp:extent cx="3658870" cy="2428875"/>
            <wp:effectExtent l="0" t="0" r="0" b="9525"/>
            <wp:wrapTopAndBottom/>
            <wp:docPr id="498281874" name="Slika 49828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74" name="robot_slabo.png"/>
                    <pic:cNvPicPr/>
                  </pic:nvPicPr>
                  <pic:blipFill>
                    <a:blip r:embed="rId41">
                      <a:extLst>
                        <a:ext uri="{28A0092B-C50C-407E-A947-70E740481C1C}">
                          <a14:useLocalDpi xmlns:a14="http://schemas.microsoft.com/office/drawing/2010/main" val="0"/>
                        </a:ext>
                      </a:extLst>
                    </a:blip>
                    <a:stretch>
                      <a:fillRect/>
                    </a:stretch>
                  </pic:blipFill>
                  <pic:spPr>
                    <a:xfrm>
                      <a:off x="0" y="0"/>
                      <a:ext cx="3658870" cy="2428875"/>
                    </a:xfrm>
                    <a:prstGeom prst="rect">
                      <a:avLst/>
                    </a:prstGeom>
                  </pic:spPr>
                </pic:pic>
              </a:graphicData>
            </a:graphic>
            <wp14:sizeRelH relativeFrom="page">
              <wp14:pctWidth>0</wp14:pctWidth>
            </wp14:sizeRelH>
            <wp14:sizeRelV relativeFrom="page">
              <wp14:pctHeight>0</wp14:pctHeight>
            </wp14:sizeRelV>
          </wp:anchor>
        </w:drawing>
      </w:r>
      <w:r>
        <w:rPr>
          <w:noProof/>
          <w:lang w:eastAsia="hr-HR"/>
        </w:rPr>
        <mc:AlternateContent>
          <mc:Choice Requires="wps">
            <w:drawing>
              <wp:anchor distT="0" distB="0" distL="114300" distR="114300" simplePos="0" relativeHeight="252216320" behindDoc="0" locked="0" layoutInCell="1" allowOverlap="1" wp14:anchorId="0C41444E" wp14:editId="72ACF56B">
                <wp:simplePos x="0" y="0"/>
                <wp:positionH relativeFrom="column">
                  <wp:posOffset>2444115</wp:posOffset>
                </wp:positionH>
                <wp:positionV relativeFrom="paragraph">
                  <wp:posOffset>3439160</wp:posOffset>
                </wp:positionV>
                <wp:extent cx="1762125" cy="635"/>
                <wp:effectExtent l="0" t="0" r="9525" b="0"/>
                <wp:wrapTopAndBottom/>
                <wp:docPr id="498281875" name="Tekstni okvir 498281875"/>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2AB79279" w14:textId="79F4CD3E" w:rsidR="00DE7483" w:rsidRPr="0089697B" w:rsidRDefault="00DE7483" w:rsidP="00025E30">
                            <w:pPr>
                              <w:pStyle w:val="Caption"/>
                              <w:rPr>
                                <w:rFonts w:ascii="Arial" w:hAnsi="Arial" w:cs="Arial"/>
                                <w:sz w:val="24"/>
                                <w:szCs w:val="24"/>
                              </w:rPr>
                            </w:pPr>
                            <w:r>
                              <w:t xml:space="preserve">Slika </w:t>
                            </w:r>
                            <w:r>
                              <w:fldChar w:fldCharType="begin"/>
                            </w:r>
                            <w:r>
                              <w:instrText xml:space="preserve"> SEQ Slika \* ARABIC </w:instrText>
                            </w:r>
                            <w:r>
                              <w:fldChar w:fldCharType="separate"/>
                            </w:r>
                            <w:r>
                              <w:rPr>
                                <w:noProof/>
                              </w:rPr>
                              <w:t>30</w:t>
                            </w:r>
                            <w:r>
                              <w:fldChar w:fldCharType="end"/>
                            </w:r>
                            <w:r>
                              <w:t xml:space="preserve"> Usporedba lokacije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41444E" id="Tekstni okvir 498281875" o:spid="_x0000_s1051" type="#_x0000_t202" style="position:absolute;left:0;text-align:left;margin-left:192.45pt;margin-top:270.8pt;width:138.75pt;height:.0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" stroked="f">
                <v:textbox style="mso-fit-shape-to-text:t" inset="0,0,0,0">
                  <w:txbxContent>
                    <w:p w14:paraId="2AB79279" w14:textId="79F4CD3E" w:rsidR="00DE7483" w:rsidRPr="0089697B" w:rsidRDefault="00DE7483" w:rsidP="00025E30">
                      <w:pPr>
                        <w:pStyle w:val="Opisslike"/>
                        <w:rPr>
                          <w:rFonts w:ascii="Arial" w:hAnsi="Arial" w:cs="Arial"/>
                          <w:sz w:val="24"/>
                          <w:szCs w:val="24"/>
                        </w:rPr>
                      </w:pPr>
                      <w:r>
                        <w:t xml:space="preserve">Slika </w:t>
                      </w:r>
                      <w:r>
                        <w:fldChar w:fldCharType="begin"/>
                      </w:r>
                      <w:r>
                        <w:instrText xml:space="preserve"> SEQ Slika \* ARABIC </w:instrText>
                      </w:r>
                      <w:r>
                        <w:fldChar w:fldCharType="separate"/>
                      </w:r>
                      <w:r>
                        <w:rPr>
                          <w:noProof/>
                        </w:rPr>
                        <w:t>30</w:t>
                      </w:r>
                      <w:r>
                        <w:fldChar w:fldCharType="end"/>
                      </w:r>
                      <w:r>
                        <w:t xml:space="preserve"> Usporedba lokacije robota</w:t>
                      </w:r>
                    </w:p>
                  </w:txbxContent>
                </v:textbox>
                <w10:wrap type="topAndBottom"/>
              </v:shape>
            </w:pict>
          </mc:Fallback>
        </mc:AlternateContent>
      </w:r>
      <w:r w:rsidR="08C1AB28" w:rsidRPr="08C1AB28">
        <w:rPr>
          <w:rFonts w:ascii="Arial" w:hAnsi="Arial" w:cs="Arial"/>
          <w:sz w:val="24"/>
          <w:szCs w:val="24"/>
        </w:rPr>
        <w:t>Ovdje vidimo kako nedostatak rubova utječe na računanje gibanja robota u prostoru kao i na računanje relativne promjene kuta kao i relativne promjene x i y pozicija</w:t>
      </w:r>
      <w:r w:rsidR="00400B18">
        <w:rPr>
          <w:rFonts w:ascii="Arial" w:hAnsi="Arial" w:cs="Arial"/>
          <w:sz w:val="24"/>
          <w:szCs w:val="24"/>
        </w:rPr>
        <w:t>.</w:t>
      </w:r>
    </w:p>
    <w:p w14:paraId="2D585507" w14:textId="290393F8" w:rsidR="0060750F" w:rsidRDefault="0060750F" w:rsidP="00400B18">
      <w:pPr>
        <w:spacing w:line="360" w:lineRule="auto"/>
        <w:ind w:left="1080"/>
        <w:jc w:val="both"/>
        <w:rPr>
          <w:rFonts w:ascii="Arial" w:hAnsi="Arial" w:cs="Arial"/>
          <w:sz w:val="24"/>
          <w:szCs w:val="24"/>
        </w:rPr>
      </w:pPr>
    </w:p>
    <w:p w14:paraId="114DEF25" w14:textId="77777777" w:rsidR="00025E30" w:rsidRDefault="00025E30" w:rsidP="00400B18">
      <w:pPr>
        <w:spacing w:line="360" w:lineRule="auto"/>
        <w:ind w:left="1080"/>
        <w:jc w:val="both"/>
        <w:rPr>
          <w:rFonts w:ascii="Arial" w:hAnsi="Arial" w:cs="Arial"/>
          <w:sz w:val="24"/>
          <w:szCs w:val="24"/>
        </w:rPr>
      </w:pPr>
    </w:p>
    <w:p w14:paraId="073CBDC6" w14:textId="77777777" w:rsidR="008634B5" w:rsidRDefault="008634B5" w:rsidP="00400B18">
      <w:pPr>
        <w:spacing w:line="360" w:lineRule="auto"/>
        <w:ind w:left="1080"/>
        <w:jc w:val="both"/>
        <w:rPr>
          <w:rFonts w:ascii="Arial" w:hAnsi="Arial" w:cs="Arial"/>
          <w:sz w:val="24"/>
          <w:szCs w:val="24"/>
        </w:rPr>
      </w:pPr>
    </w:p>
    <w:p w14:paraId="24AD21FA" w14:textId="77777777" w:rsidR="008634B5" w:rsidRDefault="008634B5" w:rsidP="00400B18">
      <w:pPr>
        <w:spacing w:line="360" w:lineRule="auto"/>
        <w:ind w:left="1080"/>
        <w:jc w:val="both"/>
        <w:rPr>
          <w:rFonts w:ascii="Arial" w:hAnsi="Arial" w:cs="Arial"/>
          <w:sz w:val="24"/>
          <w:szCs w:val="24"/>
        </w:rPr>
      </w:pPr>
    </w:p>
    <w:p w14:paraId="77CDC17D" w14:textId="0ABDBF91" w:rsidR="0060750F" w:rsidRDefault="008634B5" w:rsidP="00400B18">
      <w:pPr>
        <w:spacing w:line="360" w:lineRule="auto"/>
        <w:ind w:left="1080"/>
        <w:jc w:val="both"/>
        <w:rPr>
          <w:rFonts w:ascii="Arial" w:hAnsi="Arial" w:cs="Arial"/>
          <w:sz w:val="24"/>
          <w:szCs w:val="24"/>
        </w:rPr>
      </w:pPr>
      <w:r>
        <w:rPr>
          <w:noProof/>
          <w:lang w:eastAsia="hr-HR"/>
        </w:rPr>
        <w:lastRenderedPageBreak/>
        <mc:AlternateContent>
          <mc:Choice Requires="wps">
            <w:drawing>
              <wp:anchor distT="0" distB="0" distL="114300" distR="114300" simplePos="0" relativeHeight="252156928" behindDoc="0" locked="0" layoutInCell="1" allowOverlap="1" wp14:anchorId="2351ADEC" wp14:editId="07AE0152">
                <wp:simplePos x="0" y="0"/>
                <wp:positionH relativeFrom="column">
                  <wp:posOffset>1849755</wp:posOffset>
                </wp:positionH>
                <wp:positionV relativeFrom="paragraph">
                  <wp:posOffset>2923540</wp:posOffset>
                </wp:positionV>
                <wp:extent cx="3200400" cy="635"/>
                <wp:effectExtent l="0" t="0" r="0" b="0"/>
                <wp:wrapTopAndBottom/>
                <wp:docPr id="498281871" name="Tekstni okvir 49828187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79386EC3" w14:textId="51C7BEA8" w:rsidR="00DE7483" w:rsidRPr="008C242C" w:rsidRDefault="00DE7483" w:rsidP="0060750F">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31</w:t>
                            </w:r>
                            <w:r>
                              <w:fldChar w:fldCharType="end"/>
                            </w:r>
                            <w:r>
                              <w:t xml:space="preserve"> Usporedba promjene kuta s manjkom pravokutnih objekata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1ADEC" id="Tekstni okvir 498281871" o:spid="_x0000_s1052" type="#_x0000_t202" style="position:absolute;left:0;text-align:left;margin-left:145.65pt;margin-top:230.2pt;width:252pt;height:.0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" stroked="f">
                <v:textbox style="mso-fit-shape-to-text:t" inset="0,0,0,0">
                  <w:txbxContent>
                    <w:p w14:paraId="79386EC3" w14:textId="51C7BEA8" w:rsidR="00DE7483" w:rsidRPr="008C242C" w:rsidRDefault="00DE7483" w:rsidP="0060750F">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31</w:t>
                      </w:r>
                      <w:r>
                        <w:fldChar w:fldCharType="end"/>
                      </w:r>
                      <w:r>
                        <w:t xml:space="preserve"> Usporedba promjene kuta s manjkom pravokutnih objekata</w:t>
                      </w:r>
                    </w:p>
                  </w:txbxContent>
                </v:textbox>
                <w10:wrap type="topAndBottom"/>
              </v:shape>
            </w:pict>
          </mc:Fallback>
        </mc:AlternateContent>
      </w:r>
      <w:r>
        <w:rPr>
          <w:rFonts w:ascii="Arial" w:hAnsi="Arial" w:cs="Arial"/>
          <w:noProof/>
          <w:sz w:val="24"/>
          <w:szCs w:val="24"/>
          <w:lang w:eastAsia="hr-HR"/>
        </w:rPr>
        <w:drawing>
          <wp:anchor distT="0" distB="0" distL="114300" distR="114300" simplePos="0" relativeHeight="252139520" behindDoc="0" locked="0" layoutInCell="1" allowOverlap="1" wp14:anchorId="66EF8392" wp14:editId="12B5C78A">
            <wp:simplePos x="0" y="0"/>
            <wp:positionH relativeFrom="column">
              <wp:posOffset>681990</wp:posOffset>
            </wp:positionH>
            <wp:positionV relativeFrom="paragraph">
              <wp:posOffset>4445</wp:posOffset>
            </wp:positionV>
            <wp:extent cx="5448300" cy="2818130"/>
            <wp:effectExtent l="0" t="0" r="0" b="1270"/>
            <wp:wrapTopAndBottom/>
            <wp:docPr id="498281870" name="Slika 49828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70" name="Promjena ku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48300" cy="2818130"/>
                    </a:xfrm>
                    <a:prstGeom prst="rect">
                      <a:avLst/>
                    </a:prstGeom>
                  </pic:spPr>
                </pic:pic>
              </a:graphicData>
            </a:graphic>
            <wp14:sizeRelH relativeFrom="page">
              <wp14:pctWidth>0</wp14:pctWidth>
            </wp14:sizeRelH>
            <wp14:sizeRelV relativeFrom="page">
              <wp14:pctHeight>0</wp14:pctHeight>
            </wp14:sizeRelV>
          </wp:anchor>
        </w:drawing>
      </w:r>
    </w:p>
    <w:p w14:paraId="15868D00" w14:textId="5500372E" w:rsidR="0060750F" w:rsidRDefault="008634B5" w:rsidP="00400B18">
      <w:pPr>
        <w:spacing w:line="360" w:lineRule="auto"/>
        <w:ind w:left="1080"/>
        <w:jc w:val="both"/>
        <w:rPr>
          <w:rFonts w:ascii="Arial" w:hAnsi="Arial" w:cs="Arial"/>
          <w:sz w:val="24"/>
          <w:szCs w:val="24"/>
        </w:rPr>
      </w:pPr>
      <w:r>
        <w:rPr>
          <w:noProof/>
          <w:lang w:eastAsia="hr-HR"/>
        </w:rPr>
        <mc:AlternateContent>
          <mc:Choice Requires="wps">
            <w:drawing>
              <wp:anchor distT="0" distB="0" distL="114300" distR="114300" simplePos="0" relativeHeight="252192768" behindDoc="0" locked="0" layoutInCell="1" allowOverlap="1" wp14:anchorId="478FA762" wp14:editId="493D51B4">
                <wp:simplePos x="0" y="0"/>
                <wp:positionH relativeFrom="column">
                  <wp:posOffset>1272540</wp:posOffset>
                </wp:positionH>
                <wp:positionV relativeFrom="paragraph">
                  <wp:posOffset>3267075</wp:posOffset>
                </wp:positionV>
                <wp:extent cx="4086225" cy="635"/>
                <wp:effectExtent l="0" t="0" r="9525" b="0"/>
                <wp:wrapTopAndBottom/>
                <wp:docPr id="498281873" name="Tekstni okvir 498281873"/>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373CCD0B" w14:textId="6302A8A3" w:rsidR="00DE7483" w:rsidRPr="00D64AA9" w:rsidRDefault="00DE7483" w:rsidP="0060750F">
                            <w:pPr>
                              <w:pStyle w:val="Caption"/>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32</w:t>
                            </w:r>
                            <w:r>
                              <w:fldChar w:fldCharType="end"/>
                            </w:r>
                            <w:r>
                              <w:t xml:space="preserve"> Usporedba x i y koordinata  robota prilikom malog broja pravokutnih objekata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FA762" id="Tekstni okvir 498281873" o:spid="_x0000_s1053" type="#_x0000_t202" style="position:absolute;left:0;text-align:left;margin-left:100.2pt;margin-top:257.25pt;width:321.75pt;height:.05pt;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" stroked="f">
                <v:textbox style="mso-fit-shape-to-text:t" inset="0,0,0,0">
                  <w:txbxContent>
                    <w:p w14:paraId="373CCD0B" w14:textId="6302A8A3" w:rsidR="00DE7483" w:rsidRPr="00D64AA9" w:rsidRDefault="00DE7483" w:rsidP="0060750F">
                      <w:pPr>
                        <w:pStyle w:val="Opisslike"/>
                        <w:rPr>
                          <w:rFonts w:ascii="Arial" w:hAnsi="Arial" w:cs="Arial"/>
                          <w:noProof/>
                          <w:sz w:val="24"/>
                          <w:szCs w:val="24"/>
                        </w:rPr>
                      </w:pPr>
                      <w:r>
                        <w:t xml:space="preserve">Slika </w:t>
                      </w:r>
                      <w:r>
                        <w:fldChar w:fldCharType="begin"/>
                      </w:r>
                      <w:r>
                        <w:instrText xml:space="preserve"> SEQ Slika \* ARABIC </w:instrText>
                      </w:r>
                      <w:r>
                        <w:fldChar w:fldCharType="separate"/>
                      </w:r>
                      <w:r>
                        <w:rPr>
                          <w:noProof/>
                        </w:rPr>
                        <w:t>32</w:t>
                      </w:r>
                      <w:r>
                        <w:fldChar w:fldCharType="end"/>
                      </w:r>
                      <w:r>
                        <w:t xml:space="preserve"> Usporedba x i y koordinata  robota prilikom malog broja pravokutnih objekata</w:t>
                      </w:r>
                    </w:p>
                  </w:txbxContent>
                </v:textbox>
                <w10:wrap type="topAndBottom"/>
              </v:shape>
            </w:pict>
          </mc:Fallback>
        </mc:AlternateContent>
      </w:r>
      <w:r>
        <w:rPr>
          <w:rFonts w:ascii="Arial" w:hAnsi="Arial" w:cs="Arial"/>
          <w:noProof/>
          <w:sz w:val="24"/>
          <w:szCs w:val="24"/>
          <w:lang w:eastAsia="hr-HR"/>
        </w:rPr>
        <w:drawing>
          <wp:anchor distT="0" distB="0" distL="114300" distR="114300" simplePos="0" relativeHeight="252176384" behindDoc="0" locked="0" layoutInCell="1" allowOverlap="1" wp14:anchorId="708D3CEB" wp14:editId="5505DEEA">
            <wp:simplePos x="0" y="0"/>
            <wp:positionH relativeFrom="column">
              <wp:posOffset>681990</wp:posOffset>
            </wp:positionH>
            <wp:positionV relativeFrom="paragraph">
              <wp:posOffset>473710</wp:posOffset>
            </wp:positionV>
            <wp:extent cx="5305425" cy="2687320"/>
            <wp:effectExtent l="0" t="0" r="9525" b="0"/>
            <wp:wrapTopAndBottom/>
            <wp:docPr id="498281872" name="Slika 49828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72" name="Gibanje robo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05425" cy="2687320"/>
                    </a:xfrm>
                    <a:prstGeom prst="rect">
                      <a:avLst/>
                    </a:prstGeom>
                  </pic:spPr>
                </pic:pic>
              </a:graphicData>
            </a:graphic>
            <wp14:sizeRelH relativeFrom="page">
              <wp14:pctWidth>0</wp14:pctWidth>
            </wp14:sizeRelH>
            <wp14:sizeRelV relativeFrom="page">
              <wp14:pctHeight>0</wp14:pctHeight>
            </wp14:sizeRelV>
          </wp:anchor>
        </w:drawing>
      </w:r>
    </w:p>
    <w:p w14:paraId="3DAB24BE" w14:textId="3C5686C9" w:rsidR="0060750F" w:rsidRDefault="0060750F" w:rsidP="00400B18">
      <w:pPr>
        <w:spacing w:line="360" w:lineRule="auto"/>
        <w:ind w:left="1080"/>
        <w:jc w:val="both"/>
        <w:rPr>
          <w:rFonts w:ascii="Arial" w:hAnsi="Arial" w:cs="Arial"/>
          <w:sz w:val="24"/>
          <w:szCs w:val="24"/>
        </w:rPr>
      </w:pPr>
    </w:p>
    <w:p w14:paraId="4F5FFC5B" w14:textId="1007FBCB" w:rsidR="0060750F" w:rsidRDefault="0060750F" w:rsidP="00400B18">
      <w:pPr>
        <w:spacing w:line="360" w:lineRule="auto"/>
        <w:ind w:left="1080"/>
        <w:jc w:val="both"/>
        <w:rPr>
          <w:rFonts w:ascii="Arial" w:hAnsi="Arial" w:cs="Arial"/>
          <w:sz w:val="24"/>
          <w:szCs w:val="24"/>
        </w:rPr>
      </w:pPr>
    </w:p>
    <w:p w14:paraId="1085C14B" w14:textId="14A57D67" w:rsidR="008634B5" w:rsidRDefault="008634B5" w:rsidP="00F2027F">
      <w:pPr>
        <w:spacing w:line="360" w:lineRule="auto"/>
        <w:jc w:val="both"/>
        <w:rPr>
          <w:rFonts w:ascii="Arial" w:hAnsi="Arial" w:cs="Arial"/>
          <w:sz w:val="24"/>
          <w:szCs w:val="24"/>
        </w:rPr>
      </w:pPr>
    </w:p>
    <w:p w14:paraId="3F1AE13A" w14:textId="1A214D8B" w:rsidR="00D14BCB" w:rsidRPr="000701FE" w:rsidRDefault="00CD70E4" w:rsidP="000701FE">
      <w:pPr>
        <w:pStyle w:val="ListParagraph"/>
        <w:numPr>
          <w:ilvl w:val="1"/>
          <w:numId w:val="32"/>
        </w:numPr>
        <w:spacing w:line="360" w:lineRule="auto"/>
        <w:jc w:val="both"/>
        <w:rPr>
          <w:rFonts w:ascii="Arial" w:hAnsi="Arial" w:cs="Arial"/>
          <w:b/>
          <w:sz w:val="32"/>
          <w:szCs w:val="32"/>
        </w:rPr>
      </w:pPr>
      <w:r w:rsidRPr="000701FE">
        <w:rPr>
          <w:rFonts w:ascii="Arial" w:hAnsi="Arial" w:cs="Arial"/>
          <w:b/>
          <w:sz w:val="32"/>
          <w:szCs w:val="32"/>
        </w:rPr>
        <w:lastRenderedPageBreak/>
        <w:t>Ravne površine</w:t>
      </w:r>
    </w:p>
    <w:p w14:paraId="60F38D67" w14:textId="3D0DF194" w:rsidR="00F2027F" w:rsidRPr="006C1955" w:rsidRDefault="008634B5" w:rsidP="00F2027F">
      <w:pPr>
        <w:pStyle w:val="ListParagraph"/>
        <w:spacing w:line="360" w:lineRule="auto"/>
        <w:ind w:left="1080"/>
        <w:jc w:val="both"/>
        <w:rPr>
          <w:rFonts w:ascii="Arial" w:hAnsi="Arial" w:cs="Arial"/>
          <w:sz w:val="24"/>
          <w:szCs w:val="24"/>
        </w:rPr>
      </w:pPr>
      <w:r>
        <w:rPr>
          <w:rFonts w:ascii="Arial" w:hAnsi="Arial" w:cs="Arial"/>
          <w:noProof/>
          <w:sz w:val="24"/>
          <w:szCs w:val="24"/>
          <w:lang w:eastAsia="hr-HR"/>
        </w:rPr>
        <w:drawing>
          <wp:anchor distT="0" distB="0" distL="114300" distR="114300" simplePos="0" relativeHeight="252230656" behindDoc="0" locked="0" layoutInCell="1" allowOverlap="1" wp14:anchorId="2069629C" wp14:editId="286409B0">
            <wp:simplePos x="0" y="0"/>
            <wp:positionH relativeFrom="column">
              <wp:posOffset>1358265</wp:posOffset>
            </wp:positionH>
            <wp:positionV relativeFrom="paragraph">
              <wp:posOffset>960755</wp:posOffset>
            </wp:positionV>
            <wp:extent cx="3829584" cy="2915057"/>
            <wp:effectExtent l="0" t="0" r="0" b="0"/>
            <wp:wrapTopAndBottom/>
            <wp:docPr id="498281876" name="Slika 49828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76" name="robot_kut.png"/>
                    <pic:cNvPicPr/>
                  </pic:nvPicPr>
                  <pic:blipFill>
                    <a:blip r:embed="rId44">
                      <a:extLst>
                        <a:ext uri="{28A0092B-C50C-407E-A947-70E740481C1C}">
                          <a14:useLocalDpi xmlns:a14="http://schemas.microsoft.com/office/drawing/2010/main" val="0"/>
                        </a:ext>
                      </a:extLst>
                    </a:blip>
                    <a:stretch>
                      <a:fillRect/>
                    </a:stretch>
                  </pic:blipFill>
                  <pic:spPr>
                    <a:xfrm>
                      <a:off x="0" y="0"/>
                      <a:ext cx="3829584" cy="2915057"/>
                    </a:xfrm>
                    <a:prstGeom prst="rect">
                      <a:avLst/>
                    </a:prstGeom>
                  </pic:spPr>
                </pic:pic>
              </a:graphicData>
            </a:graphic>
          </wp:anchor>
        </w:drawing>
      </w:r>
      <w:r>
        <w:rPr>
          <w:noProof/>
          <w:lang w:eastAsia="hr-HR"/>
        </w:rPr>
        <mc:AlternateContent>
          <mc:Choice Requires="wps">
            <w:drawing>
              <wp:anchor distT="0" distB="0" distL="114300" distR="114300" simplePos="0" relativeHeight="252244992" behindDoc="0" locked="0" layoutInCell="1" allowOverlap="1" wp14:anchorId="246FB4E6" wp14:editId="75F28CBD">
                <wp:simplePos x="0" y="0"/>
                <wp:positionH relativeFrom="column">
                  <wp:posOffset>2272665</wp:posOffset>
                </wp:positionH>
                <wp:positionV relativeFrom="paragraph">
                  <wp:posOffset>3975735</wp:posOffset>
                </wp:positionV>
                <wp:extent cx="1809750" cy="635"/>
                <wp:effectExtent l="0" t="0" r="0" b="0"/>
                <wp:wrapTopAndBottom/>
                <wp:docPr id="498281877" name="Tekstni okvir 498281877"/>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8E61D05" w14:textId="72E0B4AA" w:rsidR="00DE7483" w:rsidRPr="00E838EC" w:rsidRDefault="00DE7483" w:rsidP="00025E30">
                            <w:pPr>
                              <w:pStyle w:val="Caption"/>
                              <w:rPr>
                                <w:rFonts w:ascii="Arial" w:hAnsi="Arial" w:cs="Arial"/>
                                <w:noProof/>
                                <w:sz w:val="24"/>
                                <w:szCs w:val="24"/>
                              </w:rPr>
                            </w:pPr>
                            <w:r>
                              <w:t>Slika 33 Usporedba rotacije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FB4E6" id="Tekstni okvir 498281877" o:spid="_x0000_s1054" type="#_x0000_t202" style="position:absolute;left:0;text-align:left;margin-left:178.95pt;margin-top:313.05pt;width:142.5pt;height:.05pt;z-index:25224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" stroked="f">
                <v:textbox style="mso-fit-shape-to-text:t" inset="0,0,0,0">
                  <w:txbxContent>
                    <w:p w14:paraId="38E61D05" w14:textId="72E0B4AA" w:rsidR="00DE7483" w:rsidRPr="00E838EC" w:rsidRDefault="00DE7483" w:rsidP="00025E30">
                      <w:pPr>
                        <w:pStyle w:val="Opisslike"/>
                        <w:rPr>
                          <w:rFonts w:ascii="Arial" w:hAnsi="Arial" w:cs="Arial"/>
                          <w:noProof/>
                          <w:sz w:val="24"/>
                          <w:szCs w:val="24"/>
                        </w:rPr>
                      </w:pPr>
                      <w:r>
                        <w:t>Slika 33 Usporedba rotacije robota</w:t>
                      </w:r>
                    </w:p>
                  </w:txbxContent>
                </v:textbox>
                <w10:wrap type="topAndBottom"/>
              </v:shape>
            </w:pict>
          </mc:Fallback>
        </mc:AlternateContent>
      </w:r>
      <w:r>
        <w:rPr>
          <w:noProof/>
          <w:lang w:eastAsia="hr-HR"/>
        </w:rPr>
        <mc:AlternateContent>
          <mc:Choice Requires="wps">
            <w:drawing>
              <wp:anchor distT="0" distB="0" distL="114300" distR="114300" simplePos="0" relativeHeight="252272640" behindDoc="0" locked="0" layoutInCell="1" allowOverlap="1" wp14:anchorId="6AD5DCD8" wp14:editId="2BF1F52C">
                <wp:simplePos x="0" y="0"/>
                <wp:positionH relativeFrom="column">
                  <wp:posOffset>2072640</wp:posOffset>
                </wp:positionH>
                <wp:positionV relativeFrom="paragraph">
                  <wp:posOffset>7185660</wp:posOffset>
                </wp:positionV>
                <wp:extent cx="2657475" cy="635"/>
                <wp:effectExtent l="0" t="0" r="9525" b="0"/>
                <wp:wrapTopAndBottom/>
                <wp:docPr id="498281881" name="Tekstni okvir 49828188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249504AC" w14:textId="168E5085" w:rsidR="00DE7483" w:rsidRPr="00180759" w:rsidRDefault="00DE7483" w:rsidP="00A13633">
                            <w:pPr>
                              <w:pStyle w:val="Caption"/>
                              <w:rPr>
                                <w:rFonts w:ascii="Arial" w:hAnsi="Arial" w:cs="Arial"/>
                                <w:sz w:val="24"/>
                                <w:szCs w:val="24"/>
                              </w:rPr>
                            </w:pPr>
                            <w:r>
                              <w:t>Slika 34 Usporedba stvarne i izračunate promjene kuta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D5DCD8" id="Tekstni okvir 498281881" o:spid="_x0000_s1055" type="#_x0000_t202" style="position:absolute;left:0;text-align:left;margin-left:163.2pt;margin-top:565.8pt;width:209.25pt;height:.05pt;z-index:25227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" stroked="f">
                <v:textbox style="mso-fit-shape-to-text:t" inset="0,0,0,0">
                  <w:txbxContent>
                    <w:p w14:paraId="249504AC" w14:textId="168E5085" w:rsidR="00DE7483" w:rsidRPr="00180759" w:rsidRDefault="00DE7483" w:rsidP="00A13633">
                      <w:pPr>
                        <w:pStyle w:val="Opisslike"/>
                        <w:rPr>
                          <w:rFonts w:ascii="Arial" w:hAnsi="Arial" w:cs="Arial"/>
                          <w:sz w:val="24"/>
                          <w:szCs w:val="24"/>
                        </w:rPr>
                      </w:pPr>
                      <w:r>
                        <w:t>Slika 34 Usporedba stvarne i izračunate promjene kuta</w:t>
                      </w:r>
                    </w:p>
                  </w:txbxContent>
                </v:textbox>
                <w10:wrap type="topAndBottom"/>
              </v:shape>
            </w:pict>
          </mc:Fallback>
        </mc:AlternateContent>
      </w:r>
      <w:r>
        <w:rPr>
          <w:noProof/>
          <w:lang w:eastAsia="hr-HR"/>
        </w:rPr>
        <w:drawing>
          <wp:anchor distT="0" distB="0" distL="114300" distR="114300" simplePos="0" relativeHeight="252260352" behindDoc="0" locked="0" layoutInCell="1" allowOverlap="1" wp14:anchorId="2306B5EC" wp14:editId="1621DFC4">
            <wp:simplePos x="0" y="0"/>
            <wp:positionH relativeFrom="column">
              <wp:posOffset>624840</wp:posOffset>
            </wp:positionH>
            <wp:positionV relativeFrom="paragraph">
              <wp:posOffset>4347845</wp:posOffset>
            </wp:positionV>
            <wp:extent cx="5467350" cy="2745105"/>
            <wp:effectExtent l="0" t="0" r="0" b="0"/>
            <wp:wrapTopAndBottom/>
            <wp:docPr id="498281880" name="Slika 49828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1880" name="Promjena ku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67350" cy="2745105"/>
                    </a:xfrm>
                    <a:prstGeom prst="rect">
                      <a:avLst/>
                    </a:prstGeom>
                  </pic:spPr>
                </pic:pic>
              </a:graphicData>
            </a:graphic>
            <wp14:sizeRelH relativeFrom="page">
              <wp14:pctWidth>0</wp14:pctWidth>
            </wp14:sizeRelH>
            <wp14:sizeRelV relativeFrom="page">
              <wp14:pctHeight>0</wp14:pctHeight>
            </wp14:sizeRelV>
          </wp:anchor>
        </w:drawing>
      </w:r>
      <w:r w:rsidR="08C1AB28" w:rsidRPr="00D14BCB">
        <w:rPr>
          <w:rFonts w:ascii="Arial" w:hAnsi="Arial" w:cs="Arial"/>
          <w:sz w:val="24"/>
          <w:szCs w:val="24"/>
        </w:rPr>
        <w:t>O</w:t>
      </w:r>
      <w:r w:rsidR="00CD70E4" w:rsidRPr="00D14BCB">
        <w:rPr>
          <w:rFonts w:ascii="Arial" w:hAnsi="Arial" w:cs="Arial"/>
          <w:sz w:val="24"/>
          <w:szCs w:val="24"/>
        </w:rPr>
        <w:t>vdje vidimo kako ravne površine</w:t>
      </w:r>
      <w:r w:rsidR="08C1AB28" w:rsidRPr="00D14BCB">
        <w:rPr>
          <w:rFonts w:ascii="Arial" w:hAnsi="Arial" w:cs="Arial"/>
          <w:sz w:val="24"/>
          <w:szCs w:val="24"/>
        </w:rPr>
        <w:t xml:space="preserve"> utječe na računanje gibanja robota u prostoru kao i na računanje promjene </w:t>
      </w:r>
      <w:r w:rsidR="00CD70E4" w:rsidRPr="00D14BCB">
        <w:rPr>
          <w:rFonts w:ascii="Arial" w:hAnsi="Arial" w:cs="Arial"/>
          <w:sz w:val="24"/>
          <w:szCs w:val="24"/>
        </w:rPr>
        <w:t xml:space="preserve">kuta </w:t>
      </w:r>
      <w:r w:rsidR="08C1AB28" w:rsidRPr="00D14BCB">
        <w:rPr>
          <w:rFonts w:ascii="Arial" w:hAnsi="Arial" w:cs="Arial"/>
          <w:sz w:val="24"/>
          <w:szCs w:val="24"/>
        </w:rPr>
        <w:t>i relativne promjene x i y pozicija. Manjak pravokutnih zidova ovdje reprezentira samo jedan ku</w:t>
      </w:r>
      <w:r w:rsidR="004374DD" w:rsidRPr="00D14BCB">
        <w:rPr>
          <w:rFonts w:ascii="Arial" w:hAnsi="Arial" w:cs="Arial"/>
          <w:sz w:val="24"/>
          <w:szCs w:val="24"/>
        </w:rPr>
        <w:t>t</w:t>
      </w:r>
      <w:r w:rsidR="08C1AB28" w:rsidRPr="00D14BCB">
        <w:rPr>
          <w:rFonts w:ascii="Arial" w:hAnsi="Arial" w:cs="Arial"/>
          <w:sz w:val="24"/>
          <w:szCs w:val="24"/>
        </w:rPr>
        <w:t xml:space="preserve"> te dva okomita zida. Algoritam će detektirati p</w:t>
      </w:r>
      <w:r w:rsidR="009863FA">
        <w:rPr>
          <w:rFonts w:ascii="Arial" w:hAnsi="Arial" w:cs="Arial"/>
          <w:sz w:val="24"/>
          <w:szCs w:val="24"/>
        </w:rPr>
        <w:t>romjenu samo u tome malome kutu što znači da neće imati dovoljno podataka za uspješno izvođenje pomaka.</w:t>
      </w:r>
    </w:p>
    <w:p w14:paraId="25C44EB1" w14:textId="49E7F50A" w:rsidR="00513D17" w:rsidRDefault="00510FD2" w:rsidP="00216A6B">
      <w:pPr>
        <w:pStyle w:val="stilstil"/>
        <w:rPr>
          <w:rStyle w:val="BookTitle"/>
          <w:b/>
          <w:i w:val="0"/>
          <w:iCs w:val="0"/>
        </w:rPr>
      </w:pPr>
      <w:bookmarkStart w:id="34" w:name="_Toc484018996"/>
      <w:commentRangeStart w:id="35"/>
      <w:r>
        <w:rPr>
          <w:rStyle w:val="BookTitle"/>
          <w:b/>
          <w:i w:val="0"/>
          <w:iCs w:val="0"/>
        </w:rPr>
        <w:lastRenderedPageBreak/>
        <w:t>Zaključak</w:t>
      </w:r>
      <w:bookmarkEnd w:id="34"/>
      <w:r w:rsidR="00587E8A" w:rsidRPr="00587E8A">
        <w:rPr>
          <w:rStyle w:val="BookTitle"/>
          <w:b/>
          <w:i w:val="0"/>
          <w:iCs w:val="0"/>
        </w:rPr>
        <w:t xml:space="preserve"> </w:t>
      </w:r>
    </w:p>
    <w:p w14:paraId="3A09828A" w14:textId="122364EF" w:rsidR="00EB4B7C" w:rsidRDefault="00EB4B7C" w:rsidP="00EB4B7C">
      <w:pPr>
        <w:spacing w:line="360" w:lineRule="auto"/>
        <w:jc w:val="both"/>
        <w:rPr>
          <w:rFonts w:ascii="Arial" w:hAnsi="Arial" w:cs="Arial"/>
          <w:bCs/>
          <w:sz w:val="24"/>
          <w:szCs w:val="24"/>
        </w:rPr>
      </w:pPr>
      <w:r w:rsidRPr="004A568E">
        <w:rPr>
          <w:rFonts w:ascii="Arial" w:hAnsi="Arial" w:cs="Arial"/>
          <w:bCs/>
          <w:sz w:val="24"/>
          <w:szCs w:val="24"/>
        </w:rPr>
        <w:t xml:space="preserve">Vrlo je važno znati što </w:t>
      </w:r>
      <w:r>
        <w:rPr>
          <w:rFonts w:ascii="Arial" w:hAnsi="Arial" w:cs="Arial"/>
          <w:bCs/>
          <w:sz w:val="24"/>
          <w:szCs w:val="24"/>
        </w:rPr>
        <w:t>točniji položaj</w:t>
      </w:r>
      <w:r w:rsidRPr="004A568E">
        <w:rPr>
          <w:rFonts w:ascii="Arial" w:hAnsi="Arial" w:cs="Arial"/>
          <w:bCs/>
          <w:sz w:val="24"/>
          <w:szCs w:val="24"/>
        </w:rPr>
        <w:t xml:space="preserve"> robota u prostoru. Da bi se to saznalo postoje mnogi algoritmi </w:t>
      </w:r>
      <w:r>
        <w:rPr>
          <w:rFonts w:ascii="Arial" w:hAnsi="Arial" w:cs="Arial"/>
          <w:bCs/>
          <w:sz w:val="24"/>
          <w:szCs w:val="24"/>
        </w:rPr>
        <w:t>zasnovani na različitim postupcima</w:t>
      </w:r>
      <w:r w:rsidRPr="004A568E">
        <w:rPr>
          <w:rFonts w:ascii="Arial" w:hAnsi="Arial" w:cs="Arial"/>
          <w:bCs/>
          <w:sz w:val="24"/>
          <w:szCs w:val="24"/>
        </w:rPr>
        <w:t xml:space="preserve">. U ovome radu je opisan i pokazana je implementacija estimacije lokacije pomoću </w:t>
      </w:r>
      <w:proofErr w:type="spellStart"/>
      <w:r w:rsidRPr="004A568E">
        <w:rPr>
          <w:rFonts w:ascii="Arial" w:hAnsi="Arial" w:cs="Arial"/>
          <w:bCs/>
          <w:sz w:val="24"/>
          <w:szCs w:val="24"/>
        </w:rPr>
        <w:t>kroskorelacij</w:t>
      </w:r>
      <w:r>
        <w:rPr>
          <w:rFonts w:ascii="Arial" w:hAnsi="Arial" w:cs="Arial"/>
          <w:bCs/>
          <w:sz w:val="24"/>
          <w:szCs w:val="24"/>
        </w:rPr>
        <w:t>e</w:t>
      </w:r>
      <w:proofErr w:type="spellEnd"/>
      <w:r w:rsidRPr="004A568E">
        <w:rPr>
          <w:rFonts w:ascii="Arial" w:hAnsi="Arial" w:cs="Arial"/>
          <w:bCs/>
          <w:sz w:val="24"/>
          <w:szCs w:val="24"/>
        </w:rPr>
        <w:t xml:space="preserve"> </w:t>
      </w:r>
      <w:proofErr w:type="spellStart"/>
      <w:r w:rsidRPr="004A568E">
        <w:rPr>
          <w:rFonts w:ascii="Arial" w:hAnsi="Arial" w:cs="Arial"/>
          <w:bCs/>
          <w:sz w:val="24"/>
          <w:szCs w:val="24"/>
        </w:rPr>
        <w:t>histograma</w:t>
      </w:r>
      <w:proofErr w:type="spellEnd"/>
      <w:r w:rsidRPr="004A568E">
        <w:rPr>
          <w:rFonts w:ascii="Arial" w:hAnsi="Arial" w:cs="Arial"/>
          <w:bCs/>
          <w:sz w:val="24"/>
          <w:szCs w:val="24"/>
        </w:rPr>
        <w:t>. Taj algoritam nije savršen ali je prilično dobar u prostorima gdje ima pravokutnih objekata između kojih se mogu dobro vidjeti promjene kuta i pomaka. Algoritam bi se mogao još bolje optimizirati ako bi se ispravljale akumulirane greške što ova implementacija ne uzima u obzir. Mogao bi se također poboljšati ako bi se koristila već postojeća odometrija kotača te bi naš algoritam samo bio korišten za računanje i ispravljanje greške.</w:t>
      </w:r>
    </w:p>
    <w:p w14:paraId="62B0609D" w14:textId="5C7C0007" w:rsidR="00EB4B7C" w:rsidRDefault="00EB4B7C" w:rsidP="00EB4B7C">
      <w:pPr>
        <w:jc w:val="both"/>
        <w:rPr>
          <w:rFonts w:ascii="Arial" w:hAnsi="Arial" w:cs="Arial"/>
          <w:bCs/>
          <w:sz w:val="24"/>
          <w:szCs w:val="24"/>
        </w:rPr>
      </w:pPr>
      <w:r w:rsidRPr="00050BCE">
        <w:rPr>
          <w:rFonts w:ascii="Arial" w:hAnsi="Arial" w:cs="Arial"/>
          <w:b/>
          <w:bCs/>
          <w:sz w:val="24"/>
          <w:szCs w:val="24"/>
        </w:rPr>
        <w:t>Ključne riječi</w:t>
      </w:r>
      <w:r>
        <w:rPr>
          <w:rFonts w:ascii="Arial" w:hAnsi="Arial" w:cs="Arial"/>
          <w:bCs/>
          <w:sz w:val="24"/>
          <w:szCs w:val="24"/>
        </w:rPr>
        <w:t xml:space="preserve">: </w:t>
      </w:r>
      <w:r w:rsidR="00433DBC">
        <w:rPr>
          <w:rFonts w:ascii="Arial" w:hAnsi="Arial" w:cs="Arial"/>
          <w:bCs/>
          <w:sz w:val="24"/>
          <w:szCs w:val="24"/>
        </w:rPr>
        <w:t xml:space="preserve">lokalizacija </w:t>
      </w:r>
      <w:r>
        <w:rPr>
          <w:rFonts w:ascii="Arial" w:hAnsi="Arial" w:cs="Arial"/>
          <w:bCs/>
          <w:sz w:val="24"/>
          <w:szCs w:val="24"/>
        </w:rPr>
        <w:t xml:space="preserve">robot, odometrija, </w:t>
      </w:r>
      <w:proofErr w:type="spellStart"/>
      <w:r w:rsidR="00A53622">
        <w:rPr>
          <w:rFonts w:ascii="Arial" w:hAnsi="Arial" w:cs="Arial"/>
          <w:bCs/>
          <w:sz w:val="24"/>
          <w:szCs w:val="24"/>
        </w:rPr>
        <w:t>kros</w:t>
      </w:r>
      <w:r>
        <w:rPr>
          <w:rFonts w:ascii="Arial" w:hAnsi="Arial" w:cs="Arial"/>
          <w:bCs/>
          <w:sz w:val="24"/>
          <w:szCs w:val="24"/>
        </w:rPr>
        <w:t>korelacija</w:t>
      </w:r>
      <w:proofErr w:type="spellEnd"/>
      <w:r>
        <w:rPr>
          <w:rFonts w:ascii="Arial" w:hAnsi="Arial" w:cs="Arial"/>
          <w:bCs/>
          <w:sz w:val="24"/>
          <w:szCs w:val="24"/>
        </w:rPr>
        <w:t xml:space="preserve">, </w:t>
      </w:r>
      <w:proofErr w:type="spellStart"/>
      <w:r>
        <w:rPr>
          <w:rFonts w:ascii="Arial" w:hAnsi="Arial" w:cs="Arial"/>
          <w:bCs/>
          <w:sz w:val="24"/>
          <w:szCs w:val="24"/>
        </w:rPr>
        <w:t>histogram</w:t>
      </w:r>
      <w:proofErr w:type="spellEnd"/>
    </w:p>
    <w:p w14:paraId="5BBD5765" w14:textId="77777777" w:rsidR="00EB4B7C" w:rsidRDefault="00EB4B7C" w:rsidP="00EB4B7C">
      <w:pPr>
        <w:jc w:val="both"/>
        <w:rPr>
          <w:rStyle w:val="BookTitle"/>
          <w:b w:val="0"/>
          <w:i w:val="0"/>
          <w:iCs w:val="0"/>
        </w:rPr>
      </w:pPr>
    </w:p>
    <w:p w14:paraId="52BD07DC" w14:textId="4BA625F3" w:rsidR="00EB4B7C" w:rsidRDefault="008400DF" w:rsidP="00216A6B">
      <w:pPr>
        <w:pStyle w:val="stilstil"/>
        <w:rPr>
          <w:rStyle w:val="BookTitle"/>
          <w:b/>
          <w:i w:val="0"/>
          <w:iCs w:val="0"/>
        </w:rPr>
      </w:pPr>
      <w:bookmarkStart w:id="36" w:name="_Toc484018997"/>
      <w:proofErr w:type="spellStart"/>
      <w:r>
        <w:rPr>
          <w:rStyle w:val="BookTitle"/>
          <w:b/>
          <w:i w:val="0"/>
          <w:iCs w:val="0"/>
        </w:rPr>
        <w:t>Abstract</w:t>
      </w:r>
      <w:bookmarkEnd w:id="36"/>
      <w:proofErr w:type="spellEnd"/>
    </w:p>
    <w:p w14:paraId="4983D4DB" w14:textId="65552E9E" w:rsidR="00510FD2" w:rsidRDefault="00050BCE" w:rsidP="004A568E">
      <w:pPr>
        <w:spacing w:line="360" w:lineRule="auto"/>
        <w:jc w:val="both"/>
        <w:rPr>
          <w:rFonts w:ascii="Arial" w:hAnsi="Arial" w:cs="Arial"/>
          <w:bCs/>
          <w:sz w:val="24"/>
          <w:szCs w:val="24"/>
        </w:rPr>
      </w:pPr>
      <w:proofErr w:type="spellStart"/>
      <w:r>
        <w:rPr>
          <w:rFonts w:ascii="Arial" w:hAnsi="Arial" w:cs="Arial"/>
          <w:bCs/>
          <w:sz w:val="24"/>
          <w:szCs w:val="24"/>
        </w:rPr>
        <w:t>It'</w:t>
      </w:r>
      <w:r w:rsidR="000A0750" w:rsidRPr="000A0750">
        <w:rPr>
          <w:rFonts w:ascii="Arial" w:hAnsi="Arial" w:cs="Arial"/>
          <w:bCs/>
          <w:sz w:val="24"/>
          <w:szCs w:val="24"/>
        </w:rPr>
        <w:t>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very</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important</w:t>
      </w:r>
      <w:proofErr w:type="spellEnd"/>
      <w:r w:rsidR="000A0750" w:rsidRPr="000A0750">
        <w:rPr>
          <w:rFonts w:ascii="Arial" w:hAnsi="Arial" w:cs="Arial"/>
          <w:bCs/>
          <w:sz w:val="24"/>
          <w:szCs w:val="24"/>
        </w:rPr>
        <w:t xml:space="preserve"> to </w:t>
      </w:r>
      <w:proofErr w:type="spellStart"/>
      <w:r w:rsidR="000A0750" w:rsidRPr="000A0750">
        <w:rPr>
          <w:rFonts w:ascii="Arial" w:hAnsi="Arial" w:cs="Arial"/>
          <w:bCs/>
          <w:sz w:val="24"/>
          <w:szCs w:val="24"/>
        </w:rPr>
        <w:t>know</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exact</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position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of</w:t>
      </w:r>
      <w:proofErr w:type="spellEnd"/>
      <w:r w:rsidR="000A0750" w:rsidRPr="000A0750">
        <w:rPr>
          <w:rFonts w:ascii="Arial" w:hAnsi="Arial" w:cs="Arial"/>
          <w:bCs/>
          <w:sz w:val="24"/>
          <w:szCs w:val="24"/>
        </w:rPr>
        <w:t xml:space="preserve"> robot </w:t>
      </w:r>
      <w:proofErr w:type="spellStart"/>
      <w:r w:rsidR="000A0750" w:rsidRPr="000A0750">
        <w:rPr>
          <w:rFonts w:ascii="Arial" w:hAnsi="Arial" w:cs="Arial"/>
          <w:bCs/>
          <w:sz w:val="24"/>
          <w:szCs w:val="24"/>
        </w:rPr>
        <w:t>in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space</w:t>
      </w:r>
      <w:proofErr w:type="spellEnd"/>
      <w:r w:rsidR="000A0750" w:rsidRPr="000A0750">
        <w:rPr>
          <w:rFonts w:ascii="Arial" w:hAnsi="Arial" w:cs="Arial"/>
          <w:bCs/>
          <w:sz w:val="24"/>
          <w:szCs w:val="24"/>
        </w:rPr>
        <w:t xml:space="preserve">. To </w:t>
      </w:r>
      <w:proofErr w:type="spellStart"/>
      <w:r w:rsidR="000A0750" w:rsidRPr="000A0750">
        <w:rPr>
          <w:rFonts w:ascii="Arial" w:hAnsi="Arial" w:cs="Arial"/>
          <w:bCs/>
          <w:sz w:val="24"/>
          <w:szCs w:val="24"/>
        </w:rPr>
        <w:t>find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out</w:t>
      </w:r>
      <w:proofErr w:type="spellEnd"/>
      <w:r>
        <w:rPr>
          <w:rFonts w:ascii="Arial" w:hAnsi="Arial" w:cs="Arial"/>
          <w:bCs/>
          <w:sz w:val="24"/>
          <w:szCs w:val="24"/>
        </w:rPr>
        <w:t xml:space="preserve"> </w:t>
      </w:r>
      <w:proofErr w:type="spellStart"/>
      <w:r>
        <w:rPr>
          <w:rFonts w:ascii="Arial" w:hAnsi="Arial" w:cs="Arial"/>
          <w:bCs/>
          <w:sz w:val="24"/>
          <w:szCs w:val="24"/>
        </w:rPr>
        <w:t>that</w:t>
      </w:r>
      <w:proofErr w:type="spellEnd"/>
      <w:r>
        <w:rPr>
          <w:rFonts w:ascii="Arial" w:hAnsi="Arial" w:cs="Arial"/>
          <w:bCs/>
          <w:sz w:val="24"/>
          <w:szCs w:val="24"/>
        </w:rPr>
        <w:t xml:space="preserve"> </w:t>
      </w:r>
      <w:proofErr w:type="spellStart"/>
      <w:r>
        <w:rPr>
          <w:rFonts w:ascii="Arial" w:hAnsi="Arial" w:cs="Arial"/>
          <w:bCs/>
          <w:sz w:val="24"/>
          <w:szCs w:val="24"/>
        </w:rPr>
        <w:t>position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there</w:t>
      </w:r>
      <w:proofErr w:type="spellEnd"/>
      <w:r w:rsidR="000A0750" w:rsidRPr="000A0750">
        <w:rPr>
          <w:rFonts w:ascii="Arial" w:hAnsi="Arial" w:cs="Arial"/>
          <w:bCs/>
          <w:sz w:val="24"/>
          <w:szCs w:val="24"/>
        </w:rPr>
        <w:t xml:space="preserve"> are </w:t>
      </w:r>
      <w:proofErr w:type="spellStart"/>
      <w:r w:rsidR="000A0750" w:rsidRPr="000A0750">
        <w:rPr>
          <w:rFonts w:ascii="Arial" w:hAnsi="Arial" w:cs="Arial"/>
          <w:bCs/>
          <w:sz w:val="24"/>
          <w:szCs w:val="24"/>
        </w:rPr>
        <w:t>many</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algorithms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based</w:t>
      </w:r>
      <w:proofErr w:type="spellEnd"/>
      <w:r w:rsidR="000A0750" w:rsidRPr="000A0750">
        <w:rPr>
          <w:rFonts w:ascii="Arial" w:hAnsi="Arial" w:cs="Arial"/>
          <w:bCs/>
          <w:sz w:val="24"/>
          <w:szCs w:val="24"/>
        </w:rPr>
        <w:t xml:space="preserve"> on </w:t>
      </w:r>
      <w:proofErr w:type="spellStart"/>
      <w:r w:rsidR="000A0750" w:rsidRPr="000A0750">
        <w:rPr>
          <w:rFonts w:ascii="Arial" w:hAnsi="Arial" w:cs="Arial"/>
          <w:bCs/>
          <w:sz w:val="24"/>
          <w:szCs w:val="24"/>
        </w:rPr>
        <w:t>different</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procedures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This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paper</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describes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and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demonstrates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implementation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of</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location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estimation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by</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histogram</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cross</w:t>
      </w:r>
      <w:proofErr w:type="spellEnd"/>
      <w:r>
        <w:rPr>
          <w:rFonts w:ascii="Arial" w:hAnsi="Arial" w:cs="Arial"/>
          <w:bCs/>
          <w:sz w:val="24"/>
          <w:szCs w:val="24"/>
        </w:rPr>
        <w:t xml:space="preserve"> </w:t>
      </w:r>
      <w:proofErr w:type="spellStart"/>
      <w:r>
        <w:rPr>
          <w:rFonts w:ascii="Arial" w:hAnsi="Arial" w:cs="Arial"/>
          <w:bCs/>
          <w:sz w:val="24"/>
          <w:szCs w:val="24"/>
        </w:rPr>
        <w:t>correlation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This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algorithm</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not</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perfect</w:t>
      </w:r>
      <w:proofErr w:type="spellEnd"/>
      <w:r w:rsidR="000A0750" w:rsidRPr="000A0750">
        <w:rPr>
          <w:rFonts w:ascii="Arial" w:hAnsi="Arial" w:cs="Arial"/>
          <w:bCs/>
          <w:sz w:val="24"/>
          <w:szCs w:val="24"/>
        </w:rPr>
        <w:t xml:space="preserve">, but </w:t>
      </w:r>
      <w:proofErr w:type="spellStart"/>
      <w:r w:rsidR="000A0750" w:rsidRPr="000A0750">
        <w:rPr>
          <w:rFonts w:ascii="Arial" w:hAnsi="Arial" w:cs="Arial"/>
          <w:bCs/>
          <w:sz w:val="24"/>
          <w:szCs w:val="24"/>
        </w:rPr>
        <w:t>is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quite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good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space</w:t>
      </w:r>
      <w:r>
        <w:rPr>
          <w:rFonts w:ascii="Arial" w:hAnsi="Arial" w:cs="Arial"/>
          <w:bCs/>
          <w:sz w:val="24"/>
          <w:szCs w:val="24"/>
        </w:rPr>
        <w:t>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where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there</w:t>
      </w:r>
      <w:proofErr w:type="spellEnd"/>
      <w:r w:rsidR="000A0750" w:rsidRPr="000A0750">
        <w:rPr>
          <w:rFonts w:ascii="Arial" w:hAnsi="Arial" w:cs="Arial"/>
          <w:bCs/>
          <w:sz w:val="24"/>
          <w:szCs w:val="24"/>
        </w:rPr>
        <w:t xml:space="preserve"> are</w:t>
      </w:r>
      <w:r>
        <w:rPr>
          <w:rFonts w:ascii="Arial" w:hAnsi="Arial" w:cs="Arial"/>
          <w:bCs/>
          <w:sz w:val="24"/>
          <w:szCs w:val="24"/>
        </w:rPr>
        <w:t xml:space="preserve"> </w:t>
      </w:r>
      <w:proofErr w:type="spellStart"/>
      <w:r>
        <w:rPr>
          <w:rFonts w:ascii="Arial" w:hAnsi="Arial" w:cs="Arial"/>
          <w:bCs/>
          <w:sz w:val="24"/>
          <w:szCs w:val="24"/>
        </w:rPr>
        <w:t>multiple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rectangular</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objects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between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changes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of</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angle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and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shift</w:t>
      </w:r>
      <w:proofErr w:type="spellEnd"/>
      <w:r w:rsidR="006242A1">
        <w:rPr>
          <w:rFonts w:ascii="Arial" w:hAnsi="Arial" w:cs="Arial"/>
          <w:bCs/>
          <w:sz w:val="24"/>
          <w:szCs w:val="24"/>
        </w:rPr>
        <w:t xml:space="preserve"> </w:t>
      </w:r>
      <w:proofErr w:type="spellStart"/>
      <w:r w:rsidR="006242A1">
        <w:rPr>
          <w:rFonts w:ascii="Arial" w:hAnsi="Arial" w:cs="Arial"/>
          <w:bCs/>
          <w:sz w:val="24"/>
          <w:szCs w:val="24"/>
        </w:rPr>
        <w:t>can</w:t>
      </w:r>
      <w:proofErr w:type="spellEnd"/>
      <w:r w:rsidR="006242A1">
        <w:rPr>
          <w:rFonts w:ascii="Arial" w:hAnsi="Arial" w:cs="Arial"/>
          <w:bCs/>
          <w:sz w:val="24"/>
          <w:szCs w:val="24"/>
        </w:rPr>
        <w:t xml:space="preserve"> </w:t>
      </w:r>
      <w:proofErr w:type="spellStart"/>
      <w:r w:rsidR="006242A1">
        <w:rPr>
          <w:rFonts w:ascii="Arial" w:hAnsi="Arial" w:cs="Arial"/>
          <w:bCs/>
          <w:sz w:val="24"/>
          <w:szCs w:val="24"/>
        </w:rPr>
        <w:t>be</w:t>
      </w:r>
      <w:proofErr w:type="spellEnd"/>
      <w:r w:rsidR="006242A1">
        <w:rPr>
          <w:rFonts w:ascii="Arial" w:hAnsi="Arial" w:cs="Arial"/>
          <w:bCs/>
          <w:sz w:val="24"/>
          <w:szCs w:val="24"/>
        </w:rPr>
        <w:t xml:space="preserve"> </w:t>
      </w:r>
      <w:proofErr w:type="spellStart"/>
      <w:r w:rsidR="006242A1">
        <w:rPr>
          <w:rFonts w:ascii="Arial" w:hAnsi="Arial" w:cs="Arial"/>
          <w:bCs/>
          <w:sz w:val="24"/>
          <w:szCs w:val="24"/>
        </w:rPr>
        <w:t>seen</w:t>
      </w:r>
      <w:proofErr w:type="spellEnd"/>
      <w:r w:rsidR="006242A1">
        <w:rPr>
          <w:rFonts w:ascii="Arial" w:hAnsi="Arial" w:cs="Arial"/>
          <w:bCs/>
          <w:sz w:val="24"/>
          <w:szCs w:val="24"/>
        </w:rPr>
        <w:t xml:space="preserve"> </w:t>
      </w:r>
      <w:proofErr w:type="spellStart"/>
      <w:r w:rsidR="006242A1">
        <w:rPr>
          <w:rFonts w:ascii="Arial" w:hAnsi="Arial" w:cs="Arial"/>
          <w:bCs/>
          <w:sz w:val="24"/>
          <w:szCs w:val="24"/>
        </w:rPr>
        <w:t>clearly</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Pr>
          <w:rFonts w:ascii="Arial" w:hAnsi="Arial" w:cs="Arial"/>
          <w:bCs/>
          <w:sz w:val="24"/>
          <w:szCs w:val="24"/>
        </w:rPr>
        <w:t xml:space="preserve"> </w:t>
      </w:r>
      <w:proofErr w:type="spellStart"/>
      <w:r>
        <w:rPr>
          <w:rFonts w:ascii="Arial" w:hAnsi="Arial" w:cs="Arial"/>
          <w:bCs/>
          <w:sz w:val="24"/>
          <w:szCs w:val="24"/>
        </w:rPr>
        <w:t>algorithm</w:t>
      </w:r>
      <w:proofErr w:type="spellEnd"/>
      <w:r>
        <w:rPr>
          <w:rFonts w:ascii="Arial" w:hAnsi="Arial" w:cs="Arial"/>
          <w:bCs/>
          <w:sz w:val="24"/>
          <w:szCs w:val="24"/>
        </w:rPr>
        <w:t xml:space="preserve"> </w:t>
      </w:r>
      <w:proofErr w:type="spellStart"/>
      <w:r>
        <w:rPr>
          <w:rFonts w:ascii="Arial" w:hAnsi="Arial" w:cs="Arial"/>
          <w:bCs/>
          <w:sz w:val="24"/>
          <w:szCs w:val="24"/>
        </w:rPr>
        <w:t>could</w:t>
      </w:r>
      <w:proofErr w:type="spellEnd"/>
      <w:r>
        <w:rPr>
          <w:rFonts w:ascii="Arial" w:hAnsi="Arial" w:cs="Arial"/>
          <w:bCs/>
          <w:sz w:val="24"/>
          <w:szCs w:val="24"/>
        </w:rPr>
        <w:t xml:space="preserve"> </w:t>
      </w:r>
      <w:proofErr w:type="spellStart"/>
      <w:r>
        <w:rPr>
          <w:rFonts w:ascii="Arial" w:hAnsi="Arial" w:cs="Arial"/>
          <w:bCs/>
          <w:sz w:val="24"/>
          <w:szCs w:val="24"/>
        </w:rPr>
        <w:t>be</w:t>
      </w:r>
      <w:proofErr w:type="spellEnd"/>
      <w:r>
        <w:rPr>
          <w:rFonts w:ascii="Arial" w:hAnsi="Arial" w:cs="Arial"/>
          <w:bCs/>
          <w:sz w:val="24"/>
          <w:szCs w:val="24"/>
        </w:rPr>
        <w:t xml:space="preserve"> </w:t>
      </w:r>
      <w:proofErr w:type="spellStart"/>
      <w:r>
        <w:rPr>
          <w:rFonts w:ascii="Arial" w:hAnsi="Arial" w:cs="Arial"/>
          <w:bCs/>
          <w:sz w:val="24"/>
          <w:szCs w:val="24"/>
        </w:rPr>
        <w:t>even</w:t>
      </w:r>
      <w:proofErr w:type="spellEnd"/>
      <w:r>
        <w:rPr>
          <w:rFonts w:ascii="Arial" w:hAnsi="Arial" w:cs="Arial"/>
          <w:bCs/>
          <w:sz w:val="24"/>
          <w:szCs w:val="24"/>
        </w:rPr>
        <w:t xml:space="preserve"> </w:t>
      </w:r>
      <w:proofErr w:type="spellStart"/>
      <w:r>
        <w:rPr>
          <w:rFonts w:ascii="Arial" w:hAnsi="Arial" w:cs="Arial"/>
          <w:bCs/>
          <w:sz w:val="24"/>
          <w:szCs w:val="24"/>
        </w:rPr>
        <w:t>better</w:t>
      </w:r>
      <w:proofErr w:type="spellEnd"/>
      <w:r>
        <w:rPr>
          <w:rFonts w:ascii="Arial" w:hAnsi="Arial" w:cs="Arial"/>
          <w:bCs/>
          <w:sz w:val="24"/>
          <w:szCs w:val="24"/>
        </w:rPr>
        <w:t xml:space="preserve"> </w:t>
      </w:r>
      <w:proofErr w:type="spellStart"/>
      <w:r w:rsidR="000A0750" w:rsidRPr="000A0750">
        <w:rPr>
          <w:rFonts w:ascii="Arial" w:hAnsi="Arial" w:cs="Arial"/>
          <w:bCs/>
          <w:sz w:val="24"/>
          <w:szCs w:val="24"/>
        </w:rPr>
        <w:t>if</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accumulated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errors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were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corrected</w:t>
      </w:r>
      <w:proofErr w:type="spellEnd"/>
      <w:r w:rsidR="000A0750" w:rsidRPr="000A0750">
        <w:rPr>
          <w:rFonts w:ascii="Arial" w:hAnsi="Arial" w:cs="Arial"/>
          <w:bCs/>
          <w:sz w:val="24"/>
          <w:szCs w:val="24"/>
        </w:rPr>
        <w:t xml:space="preserve"> as </w:t>
      </w:r>
      <w:proofErr w:type="spellStart"/>
      <w:r w:rsidR="000A0750" w:rsidRPr="000A0750">
        <w:rPr>
          <w:rFonts w:ascii="Arial" w:hAnsi="Arial" w:cs="Arial"/>
          <w:bCs/>
          <w:sz w:val="24"/>
          <w:szCs w:val="24"/>
        </w:rPr>
        <w:t>this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implementation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did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not</w:t>
      </w:r>
      <w:proofErr w:type="spellEnd"/>
      <w:r w:rsidR="000A0750" w:rsidRPr="000A0750">
        <w:rPr>
          <w:rFonts w:ascii="Arial" w:hAnsi="Arial" w:cs="Arial"/>
          <w:bCs/>
          <w:sz w:val="24"/>
          <w:szCs w:val="24"/>
        </w:rPr>
        <w:t xml:space="preserve"> take</w:t>
      </w:r>
      <w:r>
        <w:rPr>
          <w:rFonts w:ascii="Arial" w:hAnsi="Arial" w:cs="Arial"/>
          <w:bCs/>
          <w:sz w:val="24"/>
          <w:szCs w:val="24"/>
        </w:rPr>
        <w:t xml:space="preserve"> </w:t>
      </w:r>
      <w:proofErr w:type="spellStart"/>
      <w:r>
        <w:rPr>
          <w:rFonts w:ascii="Arial" w:hAnsi="Arial" w:cs="Arial"/>
          <w:bCs/>
          <w:sz w:val="24"/>
          <w:szCs w:val="24"/>
        </w:rPr>
        <w:t>them</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into</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account</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It</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could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also</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be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improved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if</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the</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existing</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wheel</w:t>
      </w:r>
      <w:proofErr w:type="spellEnd"/>
      <w:r w:rsidR="000A0750" w:rsidRPr="000A0750">
        <w:rPr>
          <w:rFonts w:ascii="Arial" w:hAnsi="Arial" w:cs="Arial"/>
          <w:bCs/>
          <w:sz w:val="24"/>
          <w:szCs w:val="24"/>
        </w:rPr>
        <w:t xml:space="preserve"> </w:t>
      </w:r>
      <w:r>
        <w:rPr>
          <w:rFonts w:ascii="Arial" w:hAnsi="Arial" w:cs="Arial"/>
          <w:bCs/>
          <w:sz w:val="24"/>
          <w:szCs w:val="24"/>
        </w:rPr>
        <w:t>odometry</w:t>
      </w:r>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was</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used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and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our</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algorithm</w:t>
      </w:r>
      <w:proofErr w:type="spellEnd"/>
      <w:r w:rsidR="000A0750" w:rsidRPr="000A0750">
        <w:rPr>
          <w:rFonts w:ascii="Arial" w:hAnsi="Arial" w:cs="Arial"/>
          <w:bCs/>
          <w:sz w:val="24"/>
          <w:szCs w:val="24"/>
        </w:rPr>
        <w:t xml:space="preserve"> </w:t>
      </w:r>
      <w:proofErr w:type="spellStart"/>
      <w:r>
        <w:rPr>
          <w:rFonts w:ascii="Arial" w:hAnsi="Arial" w:cs="Arial"/>
          <w:bCs/>
          <w:sz w:val="24"/>
          <w:szCs w:val="24"/>
        </w:rPr>
        <w:t>is</w:t>
      </w:r>
      <w:proofErr w:type="spellEnd"/>
      <w:r>
        <w:rPr>
          <w:rFonts w:ascii="Arial" w:hAnsi="Arial" w:cs="Arial"/>
          <w:bCs/>
          <w:sz w:val="24"/>
          <w:szCs w:val="24"/>
        </w:rPr>
        <w:t xml:space="preserve"> </w:t>
      </w:r>
      <w:proofErr w:type="spellStart"/>
      <w:r>
        <w:rPr>
          <w:rFonts w:ascii="Arial" w:hAnsi="Arial" w:cs="Arial"/>
          <w:bCs/>
          <w:sz w:val="24"/>
          <w:szCs w:val="24"/>
        </w:rPr>
        <w:t>used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only</w:t>
      </w:r>
      <w:proofErr w:type="spellEnd"/>
      <w:r w:rsidR="000A0750" w:rsidRPr="000A0750">
        <w:rPr>
          <w:rFonts w:ascii="Arial" w:hAnsi="Arial" w:cs="Arial"/>
          <w:bCs/>
          <w:sz w:val="24"/>
          <w:szCs w:val="24"/>
        </w:rPr>
        <w:t xml:space="preserve"> </w:t>
      </w:r>
      <w:r>
        <w:rPr>
          <w:rFonts w:ascii="Arial" w:hAnsi="Arial" w:cs="Arial"/>
          <w:bCs/>
          <w:sz w:val="24"/>
          <w:szCs w:val="24"/>
        </w:rPr>
        <w:t xml:space="preserve">for </w:t>
      </w:r>
      <w:proofErr w:type="spellStart"/>
      <w:r>
        <w:rPr>
          <w:rFonts w:ascii="Arial" w:hAnsi="Arial" w:cs="Arial"/>
          <w:bCs/>
          <w:sz w:val="24"/>
          <w:szCs w:val="24"/>
        </w:rPr>
        <w:t>calculation</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and</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correct</w:t>
      </w:r>
      <w:r>
        <w:rPr>
          <w:rFonts w:ascii="Arial" w:hAnsi="Arial" w:cs="Arial"/>
          <w:bCs/>
          <w:sz w:val="24"/>
          <w:szCs w:val="24"/>
        </w:rPr>
        <w:t>ing</w:t>
      </w:r>
      <w:proofErr w:type="spellEnd"/>
      <w:r>
        <w:rPr>
          <w:rFonts w:ascii="Arial" w:hAnsi="Arial" w:cs="Arial"/>
          <w:bCs/>
          <w:sz w:val="24"/>
          <w:szCs w:val="24"/>
        </w:rPr>
        <w:t xml:space="preserve"> </w:t>
      </w:r>
      <w:proofErr w:type="spellStart"/>
      <w:r>
        <w:rPr>
          <w:rFonts w:ascii="Arial" w:hAnsi="Arial" w:cs="Arial"/>
          <w:bCs/>
          <w:sz w:val="24"/>
          <w:szCs w:val="24"/>
        </w:rPr>
        <w:t>of</w:t>
      </w:r>
      <w:proofErr w:type="spellEnd"/>
      <w:r w:rsidR="000A0750" w:rsidRPr="000A0750">
        <w:rPr>
          <w:rFonts w:ascii="Arial" w:hAnsi="Arial" w:cs="Arial"/>
          <w:bCs/>
          <w:sz w:val="24"/>
          <w:szCs w:val="24"/>
        </w:rPr>
        <w:t xml:space="preserve"> </w:t>
      </w:r>
      <w:proofErr w:type="spellStart"/>
      <w:r w:rsidR="000A0750" w:rsidRPr="000A0750">
        <w:rPr>
          <w:rFonts w:ascii="Arial" w:hAnsi="Arial" w:cs="Arial"/>
          <w:bCs/>
          <w:sz w:val="24"/>
          <w:szCs w:val="24"/>
        </w:rPr>
        <w:t>error</w:t>
      </w:r>
      <w:proofErr w:type="spellEnd"/>
      <w:r w:rsidR="00510FD2" w:rsidRPr="004A568E">
        <w:rPr>
          <w:rFonts w:ascii="Arial" w:hAnsi="Arial" w:cs="Arial"/>
          <w:bCs/>
          <w:sz w:val="24"/>
          <w:szCs w:val="24"/>
        </w:rPr>
        <w:t>.</w:t>
      </w:r>
    </w:p>
    <w:p w14:paraId="42139EE8" w14:textId="2F664B30" w:rsidR="00AA5A87" w:rsidRPr="004A568E" w:rsidRDefault="00050BCE" w:rsidP="004A568E">
      <w:pPr>
        <w:spacing w:line="360" w:lineRule="auto"/>
        <w:jc w:val="both"/>
        <w:rPr>
          <w:rFonts w:ascii="Arial" w:hAnsi="Arial" w:cs="Arial"/>
          <w:bCs/>
          <w:sz w:val="24"/>
          <w:szCs w:val="24"/>
        </w:rPr>
      </w:pPr>
      <w:proofErr w:type="spellStart"/>
      <w:r w:rsidRPr="00050BCE">
        <w:rPr>
          <w:rFonts w:ascii="Arial" w:hAnsi="Arial" w:cs="Arial"/>
          <w:b/>
          <w:bCs/>
          <w:sz w:val="24"/>
          <w:szCs w:val="24"/>
        </w:rPr>
        <w:t>Key</w:t>
      </w:r>
      <w:proofErr w:type="spellEnd"/>
      <w:r w:rsidR="00665F8F">
        <w:rPr>
          <w:rFonts w:ascii="Arial" w:hAnsi="Arial" w:cs="Arial"/>
          <w:b/>
          <w:bCs/>
          <w:sz w:val="24"/>
          <w:szCs w:val="24"/>
        </w:rPr>
        <w:t xml:space="preserve"> </w:t>
      </w:r>
      <w:proofErr w:type="spellStart"/>
      <w:r w:rsidR="00665F8F">
        <w:rPr>
          <w:rFonts w:ascii="Arial" w:hAnsi="Arial" w:cs="Arial"/>
          <w:b/>
          <w:bCs/>
          <w:sz w:val="24"/>
          <w:szCs w:val="24"/>
        </w:rPr>
        <w:t>W</w:t>
      </w:r>
      <w:r w:rsidRPr="00050BCE">
        <w:rPr>
          <w:rFonts w:ascii="Arial" w:hAnsi="Arial" w:cs="Arial"/>
          <w:b/>
          <w:bCs/>
          <w:sz w:val="24"/>
          <w:szCs w:val="24"/>
        </w:rPr>
        <w:t>ords</w:t>
      </w:r>
      <w:proofErr w:type="spellEnd"/>
      <w:r w:rsidR="00AA5A87">
        <w:rPr>
          <w:rFonts w:ascii="Arial" w:hAnsi="Arial" w:cs="Arial"/>
          <w:bCs/>
          <w:sz w:val="24"/>
          <w:szCs w:val="24"/>
        </w:rPr>
        <w:t xml:space="preserve">: </w:t>
      </w:r>
      <w:r w:rsidR="00EB4B7C">
        <w:rPr>
          <w:rFonts w:ascii="Arial" w:hAnsi="Arial" w:cs="Arial"/>
          <w:bCs/>
          <w:sz w:val="24"/>
          <w:szCs w:val="24"/>
        </w:rPr>
        <w:t>odometry,</w:t>
      </w:r>
      <w:r w:rsidR="00A53622">
        <w:rPr>
          <w:rFonts w:ascii="Arial" w:hAnsi="Arial" w:cs="Arial"/>
          <w:bCs/>
          <w:sz w:val="24"/>
          <w:szCs w:val="24"/>
        </w:rPr>
        <w:t xml:space="preserve"> </w:t>
      </w:r>
      <w:proofErr w:type="spellStart"/>
      <w:r w:rsidR="00A53622">
        <w:rPr>
          <w:rFonts w:ascii="Arial" w:hAnsi="Arial" w:cs="Arial"/>
          <w:bCs/>
          <w:sz w:val="24"/>
          <w:szCs w:val="24"/>
        </w:rPr>
        <w:t>cross</w:t>
      </w:r>
      <w:proofErr w:type="spellEnd"/>
      <w:r w:rsidR="00EB4B7C">
        <w:rPr>
          <w:rFonts w:ascii="Arial" w:hAnsi="Arial" w:cs="Arial"/>
          <w:bCs/>
          <w:sz w:val="24"/>
          <w:szCs w:val="24"/>
        </w:rPr>
        <w:t xml:space="preserve"> </w:t>
      </w:r>
      <w:proofErr w:type="spellStart"/>
      <w:r w:rsidR="00EB4B7C">
        <w:rPr>
          <w:rFonts w:ascii="Arial" w:hAnsi="Arial" w:cs="Arial"/>
          <w:bCs/>
          <w:sz w:val="24"/>
          <w:szCs w:val="24"/>
        </w:rPr>
        <w:t>correlation</w:t>
      </w:r>
      <w:proofErr w:type="spellEnd"/>
      <w:r w:rsidR="00EB4B7C">
        <w:rPr>
          <w:rFonts w:ascii="Arial" w:hAnsi="Arial" w:cs="Arial"/>
          <w:bCs/>
          <w:sz w:val="24"/>
          <w:szCs w:val="24"/>
        </w:rPr>
        <w:t xml:space="preserve">, </w:t>
      </w:r>
      <w:proofErr w:type="spellStart"/>
      <w:r w:rsidR="00EB4B7C">
        <w:rPr>
          <w:rFonts w:ascii="Arial" w:hAnsi="Arial" w:cs="Arial"/>
          <w:bCs/>
          <w:sz w:val="24"/>
          <w:szCs w:val="24"/>
        </w:rPr>
        <w:t>histogram,</w:t>
      </w:r>
      <w:r w:rsidR="00433DBC">
        <w:rPr>
          <w:rFonts w:ascii="Arial" w:hAnsi="Arial" w:cs="Arial"/>
          <w:bCs/>
          <w:sz w:val="24"/>
          <w:szCs w:val="24"/>
        </w:rPr>
        <w:t>robot</w:t>
      </w:r>
      <w:proofErr w:type="spellEnd"/>
      <w:r w:rsidR="00EB4B7C">
        <w:rPr>
          <w:rFonts w:ascii="Arial" w:hAnsi="Arial" w:cs="Arial"/>
          <w:bCs/>
          <w:sz w:val="24"/>
          <w:szCs w:val="24"/>
        </w:rPr>
        <w:t xml:space="preserve"> </w:t>
      </w:r>
      <w:proofErr w:type="spellStart"/>
      <w:r w:rsidR="00EB4B7C">
        <w:rPr>
          <w:rFonts w:ascii="Arial" w:hAnsi="Arial" w:cs="Arial"/>
          <w:bCs/>
          <w:sz w:val="24"/>
          <w:szCs w:val="24"/>
        </w:rPr>
        <w:t>localization</w:t>
      </w:r>
      <w:commentRangeEnd w:id="35"/>
      <w:proofErr w:type="spellEnd"/>
      <w:r w:rsidR="00716A1E">
        <w:rPr>
          <w:rStyle w:val="CommentReference"/>
        </w:rPr>
        <w:commentReference w:id="35"/>
      </w:r>
      <w:bookmarkStart w:id="37" w:name="_GoBack"/>
      <w:bookmarkEnd w:id="37"/>
    </w:p>
    <w:p w14:paraId="3982F356" w14:textId="3CFF35EB" w:rsidR="006C1955" w:rsidRPr="00587E8A" w:rsidRDefault="006C1955" w:rsidP="00513D17">
      <w:pPr>
        <w:rPr>
          <w:rStyle w:val="BookTitle"/>
          <w:b w:val="0"/>
          <w:i w:val="0"/>
          <w:iCs w:val="0"/>
        </w:rPr>
      </w:pPr>
      <w:r w:rsidRPr="00587E8A">
        <w:rPr>
          <w:rStyle w:val="BookTitle"/>
          <w:b w:val="0"/>
          <w:i w:val="0"/>
          <w:iCs w:val="0"/>
        </w:rPr>
        <w:br w:type="page"/>
      </w:r>
    </w:p>
    <w:bookmarkStart w:id="38" w:name="_Toc484018998" w:displacedByCustomXml="next"/>
    <w:sdt>
      <w:sdtPr>
        <w:rPr>
          <w:rFonts w:asciiTheme="minorHAnsi" w:eastAsiaTheme="minorHAnsi" w:hAnsiTheme="minorHAnsi" w:cstheme="minorBidi"/>
          <w:color w:val="auto"/>
          <w:sz w:val="22"/>
          <w:szCs w:val="22"/>
        </w:rPr>
        <w:id w:val="41791643"/>
        <w:docPartObj>
          <w:docPartGallery w:val="Bibliographies"/>
          <w:docPartUnique/>
        </w:docPartObj>
      </w:sdtPr>
      <w:sdtEndPr/>
      <w:sdtContent>
        <w:commentRangeStart w:id="39" w:displacedByCustomXml="prev"/>
        <w:p w14:paraId="76BBCA5B" w14:textId="619FF5B7" w:rsidR="00665F8F" w:rsidRPr="00494EC4" w:rsidRDefault="007D21B6">
          <w:pPr>
            <w:pStyle w:val="Heading1"/>
            <w:rPr>
              <w:rStyle w:val="stilstilChar"/>
            </w:rPr>
          </w:pPr>
          <w:r>
            <w:rPr>
              <w:rStyle w:val="stilstilChar"/>
            </w:rPr>
            <w:t>Literatura</w:t>
          </w:r>
          <w:bookmarkEnd w:id="38"/>
        </w:p>
        <w:sdt>
          <w:sdtPr>
            <w:id w:val="-573587230"/>
            <w:bibliography/>
          </w:sdtPr>
          <w:sdtEndPr/>
          <w:sdtContent>
            <w:p w14:paraId="583D81B5" w14:textId="77777777" w:rsidR="00DE7483" w:rsidRDefault="00665F8F" w:rsidP="00DE7483">
              <w:pPr>
                <w:pStyle w:val="Bibliography"/>
                <w:rPr>
                  <w:noProof/>
                  <w:sz w:val="24"/>
                  <w:szCs w:val="24"/>
                </w:rPr>
              </w:pPr>
              <w:r>
                <w:fldChar w:fldCharType="begin"/>
              </w:r>
              <w:r w:rsidRPr="005D3897">
                <w:rPr>
                  <w:rPrChange w:id="40" w:author="Ivan Marković" w:date="2017-06-05T10:08:00Z">
                    <w:rPr/>
                  </w:rPrChange>
                </w:rPr>
                <w:instrText>BIBLIOGRAPHY</w:instrText>
              </w:r>
              <w:r>
                <w:fldChar w:fldCharType="separate"/>
              </w:r>
              <w:r w:rsidR="00DE7483">
                <w:rPr>
                  <w:b/>
                  <w:bCs/>
                  <w:noProof/>
                </w:rPr>
                <w:t>Edouard Ivanjko, Bojana Dalbelo-Bašić, Ivan Petrović. 2007.</w:t>
              </w:r>
              <w:r w:rsidR="00DE7483">
                <w:rPr>
                  <w:noProof/>
                </w:rPr>
                <w:t xml:space="preserve"> </w:t>
              </w:r>
              <w:r w:rsidR="00DE7483">
                <w:rPr>
                  <w:i/>
                  <w:iCs/>
                  <w:noProof/>
                </w:rPr>
                <w:t xml:space="preserve">Correlation Based Approach to Mobile Pose Robot Tracking in Unknown Environments. </w:t>
              </w:r>
              <w:r w:rsidR="00DE7483">
                <w:rPr>
                  <w:noProof/>
                </w:rPr>
                <w:t>Zagreb : Faculty of Electrical Engineering and Computing, University of Zagreb, 2007.</w:t>
              </w:r>
            </w:p>
            <w:p w14:paraId="4AA5E4C1" w14:textId="77777777" w:rsidR="00DE7483" w:rsidRDefault="00DE7483" w:rsidP="00DE7483">
              <w:pPr>
                <w:pStyle w:val="Bibliography"/>
                <w:rPr>
                  <w:noProof/>
                </w:rPr>
              </w:pPr>
              <w:r>
                <w:rPr>
                  <w:b/>
                  <w:bCs/>
                  <w:noProof/>
                </w:rPr>
                <w:t>G. Weiss, E. v. Puttkamper.</w:t>
              </w:r>
              <w:r>
                <w:rPr>
                  <w:noProof/>
                </w:rPr>
                <w:t xml:space="preserve"> </w:t>
              </w:r>
              <w:r>
                <w:rPr>
                  <w:i/>
                  <w:iCs/>
                  <w:noProof/>
                </w:rPr>
                <w:t xml:space="preserve">A map based on laserscans without geometric interpretation. </w:t>
              </w:r>
              <w:r>
                <w:rPr>
                  <w:noProof/>
                </w:rPr>
                <w:t>Kaiserslautern, Germany : University of Kaiserslautern, Department for Computer Science, Research Group v. Puttkamer.</w:t>
              </w:r>
            </w:p>
            <w:p w14:paraId="59459E72" w14:textId="77777777" w:rsidR="00DE7483" w:rsidRDefault="00DE7483" w:rsidP="00DE7483">
              <w:pPr>
                <w:pStyle w:val="Bibliography"/>
                <w:rPr>
                  <w:noProof/>
                </w:rPr>
              </w:pPr>
              <w:r>
                <w:rPr>
                  <w:b/>
                  <w:bCs/>
                  <w:noProof/>
                </w:rPr>
                <w:t>Gerhard Weiß, Christopher Wetzler, Ewald von Puttkamer.</w:t>
              </w:r>
              <w:r>
                <w:rPr>
                  <w:noProof/>
                </w:rPr>
                <w:t xml:space="preserve"> </w:t>
              </w:r>
              <w:r>
                <w:rPr>
                  <w:i/>
                  <w:iCs/>
                  <w:noProof/>
                </w:rPr>
                <w:t xml:space="preserve">Keeping Track of Position and Orientation of Moving Indoor Systems by Correlation of Range-Finder Scans. </w:t>
              </w:r>
              <w:r>
                <w:rPr>
                  <w:noProof/>
                </w:rPr>
                <w:t>s.l. : University of Kaiserslautern.</w:t>
              </w:r>
            </w:p>
            <w:p w14:paraId="5EDC6F8D" w14:textId="77777777" w:rsidR="00DE7483" w:rsidRDefault="00DE7483" w:rsidP="00DE7483">
              <w:pPr>
                <w:pStyle w:val="Bibliography"/>
                <w:rPr>
                  <w:noProof/>
                </w:rPr>
              </w:pPr>
              <w:r>
                <w:rPr>
                  <w:b/>
                  <w:bCs/>
                  <w:noProof/>
                </w:rPr>
                <w:t>J. Borenstein, H. R. Everett , L. Feng. 1998.</w:t>
              </w:r>
              <w:r>
                <w:rPr>
                  <w:noProof/>
                </w:rPr>
                <w:t xml:space="preserve"> </w:t>
              </w:r>
              <w:r>
                <w:rPr>
                  <w:i/>
                  <w:iCs/>
                  <w:noProof/>
                </w:rPr>
                <w:t xml:space="preserve">Where am I? Sensors and Methods for Mobile Robot Positioning. </w:t>
              </w:r>
              <w:r>
                <w:rPr>
                  <w:noProof/>
                </w:rPr>
                <w:t>Michigan : University of Michigan, 1998.</w:t>
              </w:r>
            </w:p>
            <w:p w14:paraId="49B062E4" w14:textId="77777777" w:rsidR="00DE7483" w:rsidRDefault="00DE7483" w:rsidP="00DE7483">
              <w:pPr>
                <w:pStyle w:val="Bibliography"/>
                <w:rPr>
                  <w:noProof/>
                </w:rPr>
              </w:pPr>
              <w:r>
                <w:rPr>
                  <w:b/>
                  <w:bCs/>
                  <w:noProof/>
                </w:rPr>
                <w:t>Michael Bosse, Jonathan Roberts. 2007.</w:t>
              </w:r>
              <w:r>
                <w:rPr>
                  <w:noProof/>
                </w:rPr>
                <w:t xml:space="preserve"> </w:t>
              </w:r>
              <w:r>
                <w:rPr>
                  <w:i/>
                  <w:iCs/>
                  <w:noProof/>
                </w:rPr>
                <w:t xml:space="preserve">Histogram Matching and Global Initialization for Laser-only SLAM in Large Unstructured Environments. </w:t>
              </w:r>
              <w:r>
                <w:rPr>
                  <w:noProof/>
                </w:rPr>
                <w:t>Kenmore, Australia : Autonomous Systems Laboratory, CSIRO ICT Centre, 2007.</w:t>
              </w:r>
            </w:p>
            <w:p w14:paraId="0ECEA989" w14:textId="77777777" w:rsidR="00DE7483" w:rsidRDefault="00DE7483" w:rsidP="00DE7483">
              <w:pPr>
                <w:pStyle w:val="Bibliography"/>
                <w:rPr>
                  <w:noProof/>
                </w:rPr>
              </w:pPr>
              <w:r>
                <w:rPr>
                  <w:b/>
                  <w:bCs/>
                  <w:noProof/>
                </w:rPr>
                <w:t>Myoung-Ho Kim, Min Kim, Kwae-Hi Lee. 2008.</w:t>
              </w:r>
              <w:r>
                <w:rPr>
                  <w:noProof/>
                </w:rPr>
                <w:t xml:space="preserve"> </w:t>
              </w:r>
              <w:r>
                <w:rPr>
                  <w:i/>
                  <w:iCs/>
                  <w:noProof/>
                </w:rPr>
                <w:t xml:space="preserve">Localization Method Using Vector-Histogram. </w:t>
              </w:r>
              <w:r>
                <w:rPr>
                  <w:noProof/>
                </w:rPr>
                <w:t>Seoul, Korea : Department of Electrical Engineering, Sogang University,, 2008.</w:t>
              </w:r>
            </w:p>
            <w:p w14:paraId="294AA50B" w14:textId="77777777" w:rsidR="00DE7483" w:rsidRDefault="00DE7483" w:rsidP="00DE7483">
              <w:pPr>
                <w:pStyle w:val="Bibliography"/>
                <w:rPr>
                  <w:noProof/>
                </w:rPr>
              </w:pPr>
              <w:r>
                <w:rPr>
                  <w:b/>
                  <w:bCs/>
                  <w:noProof/>
                </w:rPr>
                <w:t>Nuchter, Andreas.</w:t>
              </w:r>
              <w:r>
                <w:rPr>
                  <w:noProof/>
                </w:rPr>
                <w:t xml:space="preserve"> </w:t>
              </w:r>
              <w:r>
                <w:rPr>
                  <w:i/>
                  <w:iCs/>
                  <w:noProof/>
                </w:rPr>
                <w:t xml:space="preserve">Multi-Robot Localization and Mapping based on Signed Distance Functions. </w:t>
              </w:r>
              <w:r>
                <w:rPr>
                  <w:noProof/>
                </w:rPr>
                <w:t>Germany : Julius-Maximilians-University Wurzburg.</w:t>
              </w:r>
            </w:p>
            <w:p w14:paraId="2FAA5A48" w14:textId="77777777" w:rsidR="00DE7483" w:rsidRDefault="00DE7483" w:rsidP="00DE7483">
              <w:pPr>
                <w:pStyle w:val="Bibliography"/>
                <w:rPr>
                  <w:noProof/>
                </w:rPr>
              </w:pPr>
              <w:r>
                <w:rPr>
                  <w:b/>
                  <w:bCs/>
                  <w:noProof/>
                </w:rPr>
                <w:t>Röfer, Thomas. 2002.</w:t>
              </w:r>
              <w:r>
                <w:rPr>
                  <w:noProof/>
                </w:rPr>
                <w:t xml:space="preserve"> </w:t>
              </w:r>
              <w:r>
                <w:rPr>
                  <w:i/>
                  <w:iCs/>
                  <w:noProof/>
                </w:rPr>
                <w:t xml:space="preserve">Using Histogram Correlation to Create Consistent Laser Scan Maps. </w:t>
              </w:r>
              <w:r>
                <w:rPr>
                  <w:noProof/>
                </w:rPr>
                <w:t>Bremen, Germany : Bremer Institut für Sichere Systeme, TZI, FB3, Universität Bremen, 2002.</w:t>
              </w:r>
            </w:p>
            <w:p w14:paraId="35565A58" w14:textId="77777777" w:rsidR="00DE7483" w:rsidRDefault="00DE7483" w:rsidP="00DE7483">
              <w:pPr>
                <w:pStyle w:val="Bibliography"/>
                <w:rPr>
                  <w:noProof/>
                </w:rPr>
              </w:pPr>
              <w:r>
                <w:rPr>
                  <w:noProof/>
                </w:rPr>
                <w:t xml:space="preserve">Wikipedia. </w:t>
              </w:r>
              <w:r>
                <w:rPr>
                  <w:i/>
                  <w:iCs/>
                  <w:noProof/>
                </w:rPr>
                <w:t xml:space="preserve">Robot Operating System. </w:t>
              </w:r>
              <w:r>
                <w:rPr>
                  <w:noProof/>
                </w:rPr>
                <w:t>[Mrežno] https://en.wikipedia.org/wiki/Robot_Operating_System.</w:t>
              </w:r>
            </w:p>
            <w:p w14:paraId="4CD4A1CF" w14:textId="77777777" w:rsidR="00DE7483" w:rsidRDefault="00DE7483" w:rsidP="00DE7483">
              <w:pPr>
                <w:pStyle w:val="Bibliography"/>
                <w:rPr>
                  <w:noProof/>
                </w:rPr>
              </w:pPr>
              <w:r>
                <w:rPr>
                  <w:noProof/>
                </w:rPr>
                <w:t xml:space="preserve">Wikipedia. </w:t>
              </w:r>
              <w:r>
                <w:rPr>
                  <w:i/>
                  <w:iCs/>
                  <w:noProof/>
                </w:rPr>
                <w:t xml:space="preserve">Odometry. </w:t>
              </w:r>
              <w:r>
                <w:rPr>
                  <w:noProof/>
                </w:rPr>
                <w:t>[Mrežno] https://en.wikipedia.org/wiki/Odometry.</w:t>
              </w:r>
            </w:p>
            <w:p w14:paraId="145052C0" w14:textId="77777777" w:rsidR="00DE7483" w:rsidRDefault="00DE7483" w:rsidP="00DE7483">
              <w:pPr>
                <w:pStyle w:val="Bibliography"/>
                <w:rPr>
                  <w:noProof/>
                </w:rPr>
              </w:pPr>
              <w:r>
                <w:rPr>
                  <w:noProof/>
                </w:rPr>
                <w:t xml:space="preserve">Wikipedia. </w:t>
              </w:r>
              <w:r>
                <w:rPr>
                  <w:i/>
                  <w:iCs/>
                  <w:noProof/>
                </w:rPr>
                <w:t xml:space="preserve">Polar coordinate system. </w:t>
              </w:r>
              <w:r>
                <w:rPr>
                  <w:noProof/>
                </w:rPr>
                <w:t>[Mrežno] https://en.wikipedia.org/wiki/Polar_coordinate_system.</w:t>
              </w:r>
            </w:p>
            <w:p w14:paraId="68834D57" w14:textId="77777777" w:rsidR="00DE7483" w:rsidRDefault="00DE7483" w:rsidP="00DE7483">
              <w:pPr>
                <w:pStyle w:val="Bibliography"/>
                <w:rPr>
                  <w:noProof/>
                </w:rPr>
              </w:pPr>
              <w:r>
                <w:rPr>
                  <w:noProof/>
                </w:rPr>
                <w:t xml:space="preserve">Wikipedia. </w:t>
              </w:r>
              <w:r>
                <w:rPr>
                  <w:i/>
                  <w:iCs/>
                  <w:noProof/>
                </w:rPr>
                <w:t xml:space="preserve">Ubuntu. </w:t>
              </w:r>
              <w:r>
                <w:rPr>
                  <w:noProof/>
                </w:rPr>
                <w:t>[Mrežno] https://en.wikipedia.org/wiki/Ubuntu_(operating_system).</w:t>
              </w:r>
            </w:p>
            <w:p w14:paraId="103AE849" w14:textId="77777777" w:rsidR="00DE7483" w:rsidRDefault="00DE7483" w:rsidP="00DE7483">
              <w:pPr>
                <w:pStyle w:val="Bibliography"/>
                <w:rPr>
                  <w:noProof/>
                </w:rPr>
              </w:pPr>
              <w:r>
                <w:rPr>
                  <w:noProof/>
                </w:rPr>
                <w:t xml:space="preserve">Wikipedia. </w:t>
              </w:r>
              <w:r>
                <w:rPr>
                  <w:i/>
                  <w:iCs/>
                  <w:noProof/>
                </w:rPr>
                <w:t xml:space="preserve">Quaternions and spatial rotation. </w:t>
              </w:r>
              <w:r>
                <w:rPr>
                  <w:noProof/>
                </w:rPr>
                <w:t>[Mrežno] https://en.wikipedia.org/wiki/Quaternions_and_spatial_rotation.</w:t>
              </w:r>
            </w:p>
            <w:p w14:paraId="3EEDFEA7" w14:textId="77777777" w:rsidR="00DE7483" w:rsidRDefault="00DE7483" w:rsidP="00DE7483">
              <w:pPr>
                <w:pStyle w:val="Bibliography"/>
                <w:rPr>
                  <w:noProof/>
                </w:rPr>
              </w:pPr>
              <w:r>
                <w:rPr>
                  <w:noProof/>
                </w:rPr>
                <w:t xml:space="preserve">Wikipedia. </w:t>
              </w:r>
              <w:r>
                <w:rPr>
                  <w:i/>
                  <w:iCs/>
                  <w:noProof/>
                </w:rPr>
                <w:t xml:space="preserve">Quaternion. </w:t>
              </w:r>
              <w:r>
                <w:rPr>
                  <w:noProof/>
                </w:rPr>
                <w:t>[Mrežno] https://en.wikipedia.org/wiki/Quaternion.</w:t>
              </w:r>
            </w:p>
            <w:p w14:paraId="1D4EFB99" w14:textId="1B3DF538" w:rsidR="00665F8F" w:rsidRDefault="00665F8F" w:rsidP="00DE7483">
              <w:r>
                <w:rPr>
                  <w:b/>
                  <w:bCs/>
                </w:rPr>
                <w:fldChar w:fldCharType="end"/>
              </w:r>
              <w:commentRangeEnd w:id="39"/>
              <w:r w:rsidR="005D3897">
                <w:rPr>
                  <w:rStyle w:val="CommentReference"/>
                </w:rPr>
                <w:commentReference w:id="39"/>
              </w:r>
            </w:p>
          </w:sdtContent>
        </w:sdt>
      </w:sdtContent>
    </w:sdt>
    <w:p w14:paraId="604CCAE2" w14:textId="08AD2D9E" w:rsidR="0097321F" w:rsidRDefault="0097321F" w:rsidP="00665F8F"/>
    <w:p w14:paraId="74984D4B" w14:textId="6E45C9CF" w:rsidR="00364108" w:rsidRPr="00364108" w:rsidRDefault="00364108" w:rsidP="00364108">
      <w:pPr>
        <w:pStyle w:val="stilstil"/>
        <w:numPr>
          <w:ilvl w:val="0"/>
          <w:numId w:val="0"/>
        </w:numPr>
        <w:rPr>
          <w:rStyle w:val="BookTitle"/>
          <w:i w:val="0"/>
          <w:iCs w:val="0"/>
          <w:sz w:val="24"/>
          <w:szCs w:val="24"/>
        </w:rPr>
      </w:pPr>
    </w:p>
    <w:sectPr w:rsidR="00364108" w:rsidRPr="00364108" w:rsidSect="00EE6C3F">
      <w:pgSz w:w="12240" w:h="15840"/>
      <w:pgMar w:top="1418" w:right="1418" w:bottom="1418" w:left="1701"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Ivan Marković" w:date="2017-06-05T10:04:00Z" w:initials="IM">
    <w:p w14:paraId="51BF5F65" w14:textId="52D7C48F" w:rsidR="00030705" w:rsidRDefault="00030705">
      <w:pPr>
        <w:pStyle w:val="CommentText"/>
      </w:pPr>
      <w:r>
        <w:rPr>
          <w:rStyle w:val="CommentReference"/>
        </w:rPr>
        <w:annotationRef/>
      </w:r>
      <w:r>
        <w:t xml:space="preserve">Neka poglavlja Metode lokalizacije, odometrija i korelacija </w:t>
      </w:r>
      <w:proofErr w:type="spellStart"/>
      <w:r>
        <w:t>histograma</w:t>
      </w:r>
      <w:proofErr w:type="spellEnd"/>
      <w:r>
        <w:t xml:space="preserve"> budu </w:t>
      </w:r>
      <w:proofErr w:type="spellStart"/>
      <w:r>
        <w:t>potpoglavlja</w:t>
      </w:r>
      <w:proofErr w:type="spellEnd"/>
      <w:r>
        <w:t xml:space="preserve"> 2.1, 2.2. i 2.3</w:t>
      </w:r>
    </w:p>
  </w:comment>
  <w:comment w:id="7" w:author="Ivan Marković" w:date="2017-06-05T10:06:00Z" w:initials="IM">
    <w:p w14:paraId="598B4498" w14:textId="36A0C1EE" w:rsidR="000C3148" w:rsidRDefault="000C3148">
      <w:pPr>
        <w:pStyle w:val="CommentText"/>
      </w:pPr>
      <w:r>
        <w:rPr>
          <w:rStyle w:val="CommentReference"/>
        </w:rPr>
        <w:annotationRef/>
      </w:r>
      <w:r>
        <w:t xml:space="preserve">Staviti malo veći font za </w:t>
      </w:r>
      <w:proofErr w:type="spellStart"/>
      <w:r>
        <w:t>caption</w:t>
      </w:r>
      <w:proofErr w:type="spellEnd"/>
      <w:r>
        <w:t xml:space="preserve"> slike</w:t>
      </w:r>
    </w:p>
  </w:comment>
  <w:comment w:id="32" w:author="Ivan Marković" w:date="2017-06-05T10:07:00Z" w:initials="IM">
    <w:p w14:paraId="690F4A8B" w14:textId="06B0D30C" w:rsidR="001F74F6" w:rsidRDefault="001F74F6">
      <w:pPr>
        <w:pStyle w:val="CommentText"/>
      </w:pPr>
      <w:r>
        <w:rPr>
          <w:rStyle w:val="CommentReference"/>
        </w:rPr>
        <w:annotationRef/>
      </w:r>
      <w:r>
        <w:t>Pokušati izbjeći ovolike „rupe“ na stranicama</w:t>
      </w:r>
    </w:p>
  </w:comment>
  <w:comment w:id="35" w:author="Ivan Marković" w:date="2017-06-05T10:08:00Z" w:initials="IM">
    <w:p w14:paraId="3C62798F" w14:textId="681C57CD" w:rsidR="00716A1E" w:rsidRDefault="00716A1E">
      <w:pPr>
        <w:pStyle w:val="CommentText"/>
      </w:pPr>
      <w:r>
        <w:rPr>
          <w:rStyle w:val="CommentReference"/>
        </w:rPr>
        <w:annotationRef/>
      </w:r>
      <w:r>
        <w:t>Ovo promijeniti kako smo se dogovorili</w:t>
      </w:r>
    </w:p>
  </w:comment>
  <w:comment w:id="39" w:author="Ivan Marković" w:date="2017-06-05T10:08:00Z" w:initials="IM">
    <w:p w14:paraId="3AF4BD91" w14:textId="64400041" w:rsidR="005D3897" w:rsidRDefault="005D3897">
      <w:pPr>
        <w:pStyle w:val="CommentText"/>
      </w:pPr>
      <w:r>
        <w:rPr>
          <w:rStyle w:val="CommentReference"/>
        </w:rPr>
        <w:annotationRef/>
      </w:r>
      <w:r>
        <w:t xml:space="preserve">Literatura treba biti pobrojana [1], [2], [3] itd. redom kako se poziva u tekstu te se mora na nju referirati u tekstu. Ne može se imati literatura koja uopće nije referirana u </w:t>
      </w:r>
      <w:proofErr w:type="spellStart"/>
      <w:r>
        <w:t>teksu</w:t>
      </w:r>
      <w:proofErr w:type="spellEnd"/>
      <w:r>
        <w:t>.  Npr. U [1] je prikazan algoritam za… Robotski operacijski sustav [3] je…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F5F65" w15:done="0"/>
  <w15:commentEx w15:paraId="598B4498" w15:done="0"/>
  <w15:commentEx w15:paraId="690F4A8B" w15:done="0"/>
  <w15:commentEx w15:paraId="3C62798F" w15:done="0"/>
  <w15:commentEx w15:paraId="3AF4BD9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EC13B" w14:textId="77777777" w:rsidR="00B62FA4" w:rsidRDefault="00B62FA4" w:rsidP="00BC1E7F">
      <w:pPr>
        <w:spacing w:after="0" w:line="240" w:lineRule="auto"/>
      </w:pPr>
      <w:r>
        <w:separator/>
      </w:r>
    </w:p>
  </w:endnote>
  <w:endnote w:type="continuationSeparator" w:id="0">
    <w:p w14:paraId="2E92F769" w14:textId="77777777" w:rsidR="00B62FA4" w:rsidRDefault="00B62FA4" w:rsidP="00BC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24551"/>
      <w:docPartObj>
        <w:docPartGallery w:val="Page Numbers (Bottom of Page)"/>
        <w:docPartUnique/>
      </w:docPartObj>
    </w:sdtPr>
    <w:sdtEndPr/>
    <w:sdtContent>
      <w:p w14:paraId="5FD28F53" w14:textId="3D95D1F5" w:rsidR="00DE7483" w:rsidRDefault="00DE7483">
        <w:pPr>
          <w:pStyle w:val="Footer"/>
          <w:jc w:val="right"/>
        </w:pPr>
        <w:r>
          <w:fldChar w:fldCharType="begin"/>
        </w:r>
        <w:r>
          <w:instrText>PAGE   \* MERGEFORMAT</w:instrText>
        </w:r>
        <w:r>
          <w:fldChar w:fldCharType="separate"/>
        </w:r>
        <w:r w:rsidR="005D3897">
          <w:rPr>
            <w:noProof/>
          </w:rPr>
          <w:t>39</w:t>
        </w:r>
        <w:r>
          <w:fldChar w:fldCharType="end"/>
        </w:r>
      </w:p>
    </w:sdtContent>
  </w:sdt>
  <w:p w14:paraId="61692E7E" w14:textId="77777777" w:rsidR="00DE7483" w:rsidRDefault="00DE7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DA1AE" w14:textId="77777777" w:rsidR="00B62FA4" w:rsidRDefault="00B62FA4" w:rsidP="00BC1E7F">
      <w:pPr>
        <w:spacing w:after="0" w:line="240" w:lineRule="auto"/>
      </w:pPr>
      <w:r>
        <w:separator/>
      </w:r>
    </w:p>
  </w:footnote>
  <w:footnote w:type="continuationSeparator" w:id="0">
    <w:p w14:paraId="68A554EF" w14:textId="77777777" w:rsidR="00B62FA4" w:rsidRDefault="00B62FA4" w:rsidP="00BC1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34BF"/>
    <w:multiLevelType w:val="hybridMultilevel"/>
    <w:tmpl w:val="899827A6"/>
    <w:lvl w:ilvl="0" w:tplc="62BA0C0A">
      <w:start w:val="1"/>
      <w:numFmt w:val="decimal"/>
      <w:lvlText w:val="%1."/>
      <w:lvlJc w:val="left"/>
      <w:pPr>
        <w:ind w:left="720" w:hanging="360"/>
      </w:pPr>
    </w:lvl>
    <w:lvl w:ilvl="1" w:tplc="27FA1E7C">
      <w:start w:val="1"/>
      <w:numFmt w:val="decimal"/>
      <w:lvlText w:val="%2."/>
      <w:lvlJc w:val="left"/>
      <w:pPr>
        <w:ind w:left="1440" w:hanging="360"/>
      </w:pPr>
    </w:lvl>
    <w:lvl w:ilvl="2" w:tplc="FD3A537C">
      <w:start w:val="1"/>
      <w:numFmt w:val="lowerRoman"/>
      <w:lvlText w:val="%3."/>
      <w:lvlJc w:val="right"/>
      <w:pPr>
        <w:ind w:left="2160" w:hanging="180"/>
      </w:pPr>
    </w:lvl>
    <w:lvl w:ilvl="3" w:tplc="1BB0AA08">
      <w:start w:val="1"/>
      <w:numFmt w:val="decimal"/>
      <w:lvlText w:val="%4."/>
      <w:lvlJc w:val="left"/>
      <w:pPr>
        <w:ind w:left="2880" w:hanging="360"/>
      </w:pPr>
    </w:lvl>
    <w:lvl w:ilvl="4" w:tplc="86946B1A">
      <w:start w:val="1"/>
      <w:numFmt w:val="lowerLetter"/>
      <w:lvlText w:val="%5."/>
      <w:lvlJc w:val="left"/>
      <w:pPr>
        <w:ind w:left="3600" w:hanging="360"/>
      </w:pPr>
    </w:lvl>
    <w:lvl w:ilvl="5" w:tplc="57B409B0">
      <w:start w:val="1"/>
      <w:numFmt w:val="lowerRoman"/>
      <w:lvlText w:val="%6."/>
      <w:lvlJc w:val="right"/>
      <w:pPr>
        <w:ind w:left="4320" w:hanging="180"/>
      </w:pPr>
    </w:lvl>
    <w:lvl w:ilvl="6" w:tplc="E850D08C">
      <w:start w:val="1"/>
      <w:numFmt w:val="decimal"/>
      <w:lvlText w:val="%7."/>
      <w:lvlJc w:val="left"/>
      <w:pPr>
        <w:ind w:left="5040" w:hanging="360"/>
      </w:pPr>
    </w:lvl>
    <w:lvl w:ilvl="7" w:tplc="4560C55A">
      <w:start w:val="1"/>
      <w:numFmt w:val="lowerLetter"/>
      <w:lvlText w:val="%8."/>
      <w:lvlJc w:val="left"/>
      <w:pPr>
        <w:ind w:left="5760" w:hanging="360"/>
      </w:pPr>
    </w:lvl>
    <w:lvl w:ilvl="8" w:tplc="985CA69A">
      <w:start w:val="1"/>
      <w:numFmt w:val="lowerRoman"/>
      <w:lvlText w:val="%9."/>
      <w:lvlJc w:val="right"/>
      <w:pPr>
        <w:ind w:left="6480" w:hanging="180"/>
      </w:pPr>
    </w:lvl>
  </w:abstractNum>
  <w:abstractNum w:abstractNumId="1" w15:restartNumberingAfterBreak="0">
    <w:nsid w:val="07E62193"/>
    <w:multiLevelType w:val="hybridMultilevel"/>
    <w:tmpl w:val="8916B6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A6A82"/>
    <w:multiLevelType w:val="hybridMultilevel"/>
    <w:tmpl w:val="A6B8834E"/>
    <w:lvl w:ilvl="0" w:tplc="AD146D30">
      <w:start w:val="1"/>
      <w:numFmt w:val="decimal"/>
      <w:lvlText w:val="%1."/>
      <w:lvlJc w:val="left"/>
      <w:pPr>
        <w:ind w:left="720" w:hanging="360"/>
      </w:pPr>
    </w:lvl>
    <w:lvl w:ilvl="1" w:tplc="5F4EBBF8">
      <w:start w:val="1"/>
      <w:numFmt w:val="lowerLetter"/>
      <w:lvlText w:val="%2."/>
      <w:lvlJc w:val="left"/>
      <w:pPr>
        <w:ind w:left="1440" w:hanging="360"/>
      </w:pPr>
    </w:lvl>
    <w:lvl w:ilvl="2" w:tplc="A05C75A2">
      <w:start w:val="1"/>
      <w:numFmt w:val="lowerRoman"/>
      <w:lvlText w:val="%3."/>
      <w:lvlJc w:val="right"/>
      <w:pPr>
        <w:ind w:left="2160" w:hanging="180"/>
      </w:pPr>
    </w:lvl>
    <w:lvl w:ilvl="3" w:tplc="32880EF6">
      <w:start w:val="1"/>
      <w:numFmt w:val="decimal"/>
      <w:lvlText w:val="%4."/>
      <w:lvlJc w:val="left"/>
      <w:pPr>
        <w:ind w:left="2880" w:hanging="360"/>
      </w:pPr>
    </w:lvl>
    <w:lvl w:ilvl="4" w:tplc="79CA99CA">
      <w:start w:val="1"/>
      <w:numFmt w:val="lowerLetter"/>
      <w:lvlText w:val="%5."/>
      <w:lvlJc w:val="left"/>
      <w:pPr>
        <w:ind w:left="3600" w:hanging="360"/>
      </w:pPr>
    </w:lvl>
    <w:lvl w:ilvl="5" w:tplc="3E92FC2C">
      <w:start w:val="1"/>
      <w:numFmt w:val="lowerRoman"/>
      <w:lvlText w:val="%6."/>
      <w:lvlJc w:val="right"/>
      <w:pPr>
        <w:ind w:left="4320" w:hanging="180"/>
      </w:pPr>
    </w:lvl>
    <w:lvl w:ilvl="6" w:tplc="C99A900A">
      <w:start w:val="1"/>
      <w:numFmt w:val="decimal"/>
      <w:lvlText w:val="%7."/>
      <w:lvlJc w:val="left"/>
      <w:pPr>
        <w:ind w:left="5040" w:hanging="360"/>
      </w:pPr>
    </w:lvl>
    <w:lvl w:ilvl="7" w:tplc="39083CFC">
      <w:start w:val="1"/>
      <w:numFmt w:val="lowerLetter"/>
      <w:lvlText w:val="%8."/>
      <w:lvlJc w:val="left"/>
      <w:pPr>
        <w:ind w:left="5760" w:hanging="360"/>
      </w:pPr>
    </w:lvl>
    <w:lvl w:ilvl="8" w:tplc="1E502FF0">
      <w:start w:val="1"/>
      <w:numFmt w:val="lowerRoman"/>
      <w:lvlText w:val="%9."/>
      <w:lvlJc w:val="right"/>
      <w:pPr>
        <w:ind w:left="6480" w:hanging="180"/>
      </w:pPr>
    </w:lvl>
  </w:abstractNum>
  <w:abstractNum w:abstractNumId="3" w15:restartNumberingAfterBreak="0">
    <w:nsid w:val="0CF71A4A"/>
    <w:multiLevelType w:val="hybridMultilevel"/>
    <w:tmpl w:val="64407570"/>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 w15:restartNumberingAfterBreak="0">
    <w:nsid w:val="0ED77048"/>
    <w:multiLevelType w:val="multilevel"/>
    <w:tmpl w:val="0584DB34"/>
    <w:lvl w:ilvl="0">
      <w:start w:val="9"/>
      <w:numFmt w:val="decimal"/>
      <w:lvlText w:val="%1"/>
      <w:lvlJc w:val="left"/>
      <w:pPr>
        <w:ind w:left="360" w:hanging="360"/>
      </w:pPr>
      <w:rPr>
        <w:rFonts w:ascii="Arial" w:hAnsi="Arial" w:cs="Arial" w:hint="default"/>
      </w:rPr>
    </w:lvl>
    <w:lvl w:ilvl="1">
      <w:start w:val="1"/>
      <w:numFmt w:val="decimal"/>
      <w:lvlText w:val="%1.%2"/>
      <w:lvlJc w:val="left"/>
      <w:pPr>
        <w:ind w:left="1440" w:hanging="360"/>
      </w:pPr>
      <w:rPr>
        <w:rFonts w:ascii="Arial" w:hAnsi="Arial" w:cs="Arial" w:hint="default"/>
        <w:b/>
        <w:sz w:val="32"/>
        <w:szCs w:val="32"/>
      </w:rPr>
    </w:lvl>
    <w:lvl w:ilvl="2">
      <w:start w:val="1"/>
      <w:numFmt w:val="decimal"/>
      <w:lvlText w:val="%1.%2.%3"/>
      <w:lvlJc w:val="left"/>
      <w:pPr>
        <w:ind w:left="2880" w:hanging="720"/>
      </w:pPr>
      <w:rPr>
        <w:rFonts w:ascii="Arial" w:hAnsi="Arial" w:cs="Arial" w:hint="default"/>
      </w:rPr>
    </w:lvl>
    <w:lvl w:ilvl="3">
      <w:start w:val="1"/>
      <w:numFmt w:val="decimal"/>
      <w:lvlText w:val="%1.%2.%3.%4"/>
      <w:lvlJc w:val="left"/>
      <w:pPr>
        <w:ind w:left="3960" w:hanging="720"/>
      </w:pPr>
      <w:rPr>
        <w:rFonts w:ascii="Arial" w:hAnsi="Arial" w:cs="Arial" w:hint="default"/>
      </w:rPr>
    </w:lvl>
    <w:lvl w:ilvl="4">
      <w:start w:val="1"/>
      <w:numFmt w:val="decimal"/>
      <w:lvlText w:val="%1.%2.%3.%4.%5"/>
      <w:lvlJc w:val="left"/>
      <w:pPr>
        <w:ind w:left="5400" w:hanging="1080"/>
      </w:pPr>
      <w:rPr>
        <w:rFonts w:ascii="Arial" w:hAnsi="Arial" w:cs="Arial" w:hint="default"/>
      </w:rPr>
    </w:lvl>
    <w:lvl w:ilvl="5">
      <w:start w:val="1"/>
      <w:numFmt w:val="decimal"/>
      <w:lvlText w:val="%1.%2.%3.%4.%5.%6"/>
      <w:lvlJc w:val="left"/>
      <w:pPr>
        <w:ind w:left="6480" w:hanging="1080"/>
      </w:pPr>
      <w:rPr>
        <w:rFonts w:ascii="Arial" w:hAnsi="Arial" w:cs="Arial" w:hint="default"/>
      </w:rPr>
    </w:lvl>
    <w:lvl w:ilvl="6">
      <w:start w:val="1"/>
      <w:numFmt w:val="decimal"/>
      <w:lvlText w:val="%1.%2.%3.%4.%5.%6.%7"/>
      <w:lvlJc w:val="left"/>
      <w:pPr>
        <w:ind w:left="7920" w:hanging="1440"/>
      </w:pPr>
      <w:rPr>
        <w:rFonts w:ascii="Arial" w:hAnsi="Arial" w:cs="Arial" w:hint="default"/>
      </w:rPr>
    </w:lvl>
    <w:lvl w:ilvl="7">
      <w:start w:val="1"/>
      <w:numFmt w:val="decimal"/>
      <w:lvlText w:val="%1.%2.%3.%4.%5.%6.%7.%8"/>
      <w:lvlJc w:val="left"/>
      <w:pPr>
        <w:ind w:left="9000" w:hanging="1440"/>
      </w:pPr>
      <w:rPr>
        <w:rFonts w:ascii="Arial" w:hAnsi="Arial" w:cs="Arial" w:hint="default"/>
      </w:rPr>
    </w:lvl>
    <w:lvl w:ilvl="8">
      <w:start w:val="1"/>
      <w:numFmt w:val="decimal"/>
      <w:lvlText w:val="%1.%2.%3.%4.%5.%6.%7.%8.%9"/>
      <w:lvlJc w:val="left"/>
      <w:pPr>
        <w:ind w:left="10440" w:hanging="1800"/>
      </w:pPr>
      <w:rPr>
        <w:rFonts w:ascii="Arial" w:hAnsi="Arial" w:cs="Arial" w:hint="default"/>
      </w:rPr>
    </w:lvl>
  </w:abstractNum>
  <w:abstractNum w:abstractNumId="5" w15:restartNumberingAfterBreak="0">
    <w:nsid w:val="1441411C"/>
    <w:multiLevelType w:val="multilevel"/>
    <w:tmpl w:val="F386F3D0"/>
    <w:lvl w:ilvl="0">
      <w:start w:val="1"/>
      <w:numFmt w:val="decimal"/>
      <w:pStyle w:val="stilstil"/>
      <w:lvlText w:val="%1."/>
      <w:lvlJc w:val="left"/>
      <w:pPr>
        <w:ind w:left="360" w:hanging="360"/>
      </w:pPr>
      <w:rPr>
        <w:rFonts w:hint="default"/>
      </w:rPr>
    </w:lvl>
    <w:lvl w:ilvl="1">
      <w:start w:val="1"/>
      <w:numFmt w:val="decimal"/>
      <w:lvlText w:val="%1.%2."/>
      <w:lvlJc w:val="left"/>
      <w:pPr>
        <w:ind w:left="792" w:hanging="432"/>
      </w:pPr>
      <w:rPr>
        <w:rFonts w:hint="default"/>
        <w:b/>
        <w:i w:val="0"/>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C4642F"/>
    <w:multiLevelType w:val="hybridMultilevel"/>
    <w:tmpl w:val="64F6AD7E"/>
    <w:lvl w:ilvl="0" w:tplc="3BEAF5AE">
      <w:start w:val="1"/>
      <w:numFmt w:val="decimal"/>
      <w:lvlText w:val="%1."/>
      <w:lvlJc w:val="left"/>
      <w:pPr>
        <w:ind w:left="720" w:hanging="360"/>
      </w:pPr>
    </w:lvl>
    <w:lvl w:ilvl="1" w:tplc="C6CC0D8E">
      <w:start w:val="1"/>
      <w:numFmt w:val="decimal"/>
      <w:lvlText w:val="%2."/>
      <w:lvlJc w:val="left"/>
      <w:pPr>
        <w:ind w:left="1440" w:hanging="360"/>
      </w:pPr>
    </w:lvl>
    <w:lvl w:ilvl="2" w:tplc="847277FA">
      <w:start w:val="1"/>
      <w:numFmt w:val="lowerRoman"/>
      <w:lvlText w:val="%3."/>
      <w:lvlJc w:val="right"/>
      <w:pPr>
        <w:ind w:left="2160" w:hanging="180"/>
      </w:pPr>
    </w:lvl>
    <w:lvl w:ilvl="3" w:tplc="18BC66DA">
      <w:start w:val="1"/>
      <w:numFmt w:val="decimal"/>
      <w:lvlText w:val="%4."/>
      <w:lvlJc w:val="left"/>
      <w:pPr>
        <w:ind w:left="2880" w:hanging="360"/>
      </w:pPr>
    </w:lvl>
    <w:lvl w:ilvl="4" w:tplc="28C6A202">
      <w:start w:val="1"/>
      <w:numFmt w:val="lowerLetter"/>
      <w:lvlText w:val="%5."/>
      <w:lvlJc w:val="left"/>
      <w:pPr>
        <w:ind w:left="3600" w:hanging="360"/>
      </w:pPr>
    </w:lvl>
    <w:lvl w:ilvl="5" w:tplc="9C9469CC">
      <w:start w:val="1"/>
      <w:numFmt w:val="lowerRoman"/>
      <w:lvlText w:val="%6."/>
      <w:lvlJc w:val="right"/>
      <w:pPr>
        <w:ind w:left="4320" w:hanging="180"/>
      </w:pPr>
    </w:lvl>
    <w:lvl w:ilvl="6" w:tplc="2DE2A4E4">
      <w:start w:val="1"/>
      <w:numFmt w:val="decimal"/>
      <w:lvlText w:val="%7."/>
      <w:lvlJc w:val="left"/>
      <w:pPr>
        <w:ind w:left="5040" w:hanging="360"/>
      </w:pPr>
    </w:lvl>
    <w:lvl w:ilvl="7" w:tplc="2A50B006">
      <w:start w:val="1"/>
      <w:numFmt w:val="lowerLetter"/>
      <w:lvlText w:val="%8."/>
      <w:lvlJc w:val="left"/>
      <w:pPr>
        <w:ind w:left="5760" w:hanging="360"/>
      </w:pPr>
    </w:lvl>
    <w:lvl w:ilvl="8" w:tplc="7A94DAE8">
      <w:start w:val="1"/>
      <w:numFmt w:val="lowerRoman"/>
      <w:lvlText w:val="%9."/>
      <w:lvlJc w:val="right"/>
      <w:pPr>
        <w:ind w:left="6480" w:hanging="180"/>
      </w:pPr>
    </w:lvl>
  </w:abstractNum>
  <w:abstractNum w:abstractNumId="7" w15:restartNumberingAfterBreak="0">
    <w:nsid w:val="15C841DD"/>
    <w:multiLevelType w:val="hybridMultilevel"/>
    <w:tmpl w:val="FFFFFFFF"/>
    <w:lvl w:ilvl="0" w:tplc="1E90D894">
      <w:start w:val="1"/>
      <w:numFmt w:val="decimal"/>
      <w:lvlText w:val="%1."/>
      <w:lvlJc w:val="left"/>
      <w:pPr>
        <w:ind w:left="720" w:hanging="360"/>
      </w:pPr>
    </w:lvl>
    <w:lvl w:ilvl="1" w:tplc="20E0BB5C">
      <w:start w:val="1"/>
      <w:numFmt w:val="lowerLetter"/>
      <w:lvlText w:val="%2."/>
      <w:lvlJc w:val="left"/>
      <w:pPr>
        <w:ind w:left="1440" w:hanging="360"/>
      </w:pPr>
    </w:lvl>
    <w:lvl w:ilvl="2" w:tplc="62526650">
      <w:start w:val="1"/>
      <w:numFmt w:val="lowerRoman"/>
      <w:lvlText w:val="%3."/>
      <w:lvlJc w:val="right"/>
      <w:pPr>
        <w:ind w:left="2160" w:hanging="180"/>
      </w:pPr>
    </w:lvl>
    <w:lvl w:ilvl="3" w:tplc="7FC4199C">
      <w:start w:val="1"/>
      <w:numFmt w:val="decimal"/>
      <w:lvlText w:val="%4."/>
      <w:lvlJc w:val="left"/>
      <w:pPr>
        <w:ind w:left="2880" w:hanging="360"/>
      </w:pPr>
    </w:lvl>
    <w:lvl w:ilvl="4" w:tplc="CA56D3D6">
      <w:start w:val="1"/>
      <w:numFmt w:val="lowerLetter"/>
      <w:lvlText w:val="%5."/>
      <w:lvlJc w:val="left"/>
      <w:pPr>
        <w:ind w:left="3600" w:hanging="360"/>
      </w:pPr>
    </w:lvl>
    <w:lvl w:ilvl="5" w:tplc="6DB061B4">
      <w:start w:val="1"/>
      <w:numFmt w:val="lowerRoman"/>
      <w:lvlText w:val="%6."/>
      <w:lvlJc w:val="right"/>
      <w:pPr>
        <w:ind w:left="4320" w:hanging="180"/>
      </w:pPr>
    </w:lvl>
    <w:lvl w:ilvl="6" w:tplc="BFF6F576">
      <w:start w:val="1"/>
      <w:numFmt w:val="decimal"/>
      <w:lvlText w:val="%7."/>
      <w:lvlJc w:val="left"/>
      <w:pPr>
        <w:ind w:left="5040" w:hanging="360"/>
      </w:pPr>
    </w:lvl>
    <w:lvl w:ilvl="7" w:tplc="73AACCE2">
      <w:start w:val="1"/>
      <w:numFmt w:val="lowerLetter"/>
      <w:lvlText w:val="%8."/>
      <w:lvlJc w:val="left"/>
      <w:pPr>
        <w:ind w:left="5760" w:hanging="360"/>
      </w:pPr>
    </w:lvl>
    <w:lvl w:ilvl="8" w:tplc="B0BE01D8">
      <w:start w:val="1"/>
      <w:numFmt w:val="lowerRoman"/>
      <w:lvlText w:val="%9."/>
      <w:lvlJc w:val="right"/>
      <w:pPr>
        <w:ind w:left="6480" w:hanging="180"/>
      </w:pPr>
    </w:lvl>
  </w:abstractNum>
  <w:abstractNum w:abstractNumId="8" w15:restartNumberingAfterBreak="0">
    <w:nsid w:val="21310151"/>
    <w:multiLevelType w:val="hybridMultilevel"/>
    <w:tmpl w:val="69CC507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1E5DC4"/>
    <w:multiLevelType w:val="hybridMultilevel"/>
    <w:tmpl w:val="E1F6154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AE7260"/>
    <w:multiLevelType w:val="hybridMultilevel"/>
    <w:tmpl w:val="49E09E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7C27918"/>
    <w:multiLevelType w:val="hybridMultilevel"/>
    <w:tmpl w:val="FFFFFFFF"/>
    <w:lvl w:ilvl="0" w:tplc="B4DE523C">
      <w:start w:val="1"/>
      <w:numFmt w:val="bullet"/>
      <w:lvlText w:val="o"/>
      <w:lvlJc w:val="left"/>
      <w:pPr>
        <w:ind w:left="720" w:hanging="360"/>
      </w:pPr>
      <w:rPr>
        <w:rFonts w:ascii="Courier New" w:hAnsi="Courier New" w:hint="default"/>
      </w:rPr>
    </w:lvl>
    <w:lvl w:ilvl="1" w:tplc="512C6754">
      <w:start w:val="1"/>
      <w:numFmt w:val="bullet"/>
      <w:lvlText w:val="o"/>
      <w:lvlJc w:val="left"/>
      <w:pPr>
        <w:ind w:left="1440" w:hanging="360"/>
      </w:pPr>
      <w:rPr>
        <w:rFonts w:ascii="Courier New" w:hAnsi="Courier New" w:hint="default"/>
      </w:rPr>
    </w:lvl>
    <w:lvl w:ilvl="2" w:tplc="9FD41AB8">
      <w:start w:val="1"/>
      <w:numFmt w:val="bullet"/>
      <w:lvlText w:val=""/>
      <w:lvlJc w:val="left"/>
      <w:pPr>
        <w:ind w:left="2160" w:hanging="360"/>
      </w:pPr>
      <w:rPr>
        <w:rFonts w:ascii="Wingdings" w:hAnsi="Wingdings" w:hint="default"/>
      </w:rPr>
    </w:lvl>
    <w:lvl w:ilvl="3" w:tplc="560A2FA2">
      <w:start w:val="1"/>
      <w:numFmt w:val="bullet"/>
      <w:lvlText w:val=""/>
      <w:lvlJc w:val="left"/>
      <w:pPr>
        <w:ind w:left="2880" w:hanging="360"/>
      </w:pPr>
      <w:rPr>
        <w:rFonts w:ascii="Symbol" w:hAnsi="Symbol" w:hint="default"/>
      </w:rPr>
    </w:lvl>
    <w:lvl w:ilvl="4" w:tplc="E74CE024">
      <w:start w:val="1"/>
      <w:numFmt w:val="bullet"/>
      <w:lvlText w:val="o"/>
      <w:lvlJc w:val="left"/>
      <w:pPr>
        <w:ind w:left="3600" w:hanging="360"/>
      </w:pPr>
      <w:rPr>
        <w:rFonts w:ascii="Courier New" w:hAnsi="Courier New" w:hint="default"/>
      </w:rPr>
    </w:lvl>
    <w:lvl w:ilvl="5" w:tplc="5F2C7A8E">
      <w:start w:val="1"/>
      <w:numFmt w:val="bullet"/>
      <w:lvlText w:val=""/>
      <w:lvlJc w:val="left"/>
      <w:pPr>
        <w:ind w:left="4320" w:hanging="360"/>
      </w:pPr>
      <w:rPr>
        <w:rFonts w:ascii="Wingdings" w:hAnsi="Wingdings" w:hint="default"/>
      </w:rPr>
    </w:lvl>
    <w:lvl w:ilvl="6" w:tplc="02CC9F5A">
      <w:start w:val="1"/>
      <w:numFmt w:val="bullet"/>
      <w:lvlText w:val=""/>
      <w:lvlJc w:val="left"/>
      <w:pPr>
        <w:ind w:left="5040" w:hanging="360"/>
      </w:pPr>
      <w:rPr>
        <w:rFonts w:ascii="Symbol" w:hAnsi="Symbol" w:hint="default"/>
      </w:rPr>
    </w:lvl>
    <w:lvl w:ilvl="7" w:tplc="F224D9CC">
      <w:start w:val="1"/>
      <w:numFmt w:val="bullet"/>
      <w:lvlText w:val="o"/>
      <w:lvlJc w:val="left"/>
      <w:pPr>
        <w:ind w:left="5760" w:hanging="360"/>
      </w:pPr>
      <w:rPr>
        <w:rFonts w:ascii="Courier New" w:hAnsi="Courier New" w:hint="default"/>
      </w:rPr>
    </w:lvl>
    <w:lvl w:ilvl="8" w:tplc="1EAE47DE">
      <w:start w:val="1"/>
      <w:numFmt w:val="bullet"/>
      <w:lvlText w:val=""/>
      <w:lvlJc w:val="left"/>
      <w:pPr>
        <w:ind w:left="6480" w:hanging="360"/>
      </w:pPr>
      <w:rPr>
        <w:rFonts w:ascii="Wingdings" w:hAnsi="Wingdings" w:hint="default"/>
      </w:rPr>
    </w:lvl>
  </w:abstractNum>
  <w:abstractNum w:abstractNumId="12" w15:restartNumberingAfterBreak="0">
    <w:nsid w:val="296F33E8"/>
    <w:multiLevelType w:val="hybridMultilevel"/>
    <w:tmpl w:val="066EE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413BF3"/>
    <w:multiLevelType w:val="multilevel"/>
    <w:tmpl w:val="3E140D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B491930"/>
    <w:multiLevelType w:val="hybridMultilevel"/>
    <w:tmpl w:val="FFFFFFFF"/>
    <w:lvl w:ilvl="0" w:tplc="18F60AEE">
      <w:start w:val="1"/>
      <w:numFmt w:val="decimal"/>
      <w:lvlText w:val="%1."/>
      <w:lvlJc w:val="left"/>
      <w:pPr>
        <w:ind w:left="720" w:hanging="360"/>
      </w:pPr>
    </w:lvl>
    <w:lvl w:ilvl="1" w:tplc="CFB83E78">
      <w:start w:val="1"/>
      <w:numFmt w:val="lowerLetter"/>
      <w:lvlText w:val="%2."/>
      <w:lvlJc w:val="left"/>
      <w:pPr>
        <w:ind w:left="1440" w:hanging="360"/>
      </w:pPr>
    </w:lvl>
    <w:lvl w:ilvl="2" w:tplc="0922DADA">
      <w:start w:val="1"/>
      <w:numFmt w:val="lowerRoman"/>
      <w:lvlText w:val="%3."/>
      <w:lvlJc w:val="right"/>
      <w:pPr>
        <w:ind w:left="2160" w:hanging="180"/>
      </w:pPr>
    </w:lvl>
    <w:lvl w:ilvl="3" w:tplc="550064DC">
      <w:start w:val="1"/>
      <w:numFmt w:val="decimal"/>
      <w:lvlText w:val="%4."/>
      <w:lvlJc w:val="left"/>
      <w:pPr>
        <w:ind w:left="2880" w:hanging="360"/>
      </w:pPr>
    </w:lvl>
    <w:lvl w:ilvl="4" w:tplc="B16E5C44">
      <w:start w:val="1"/>
      <w:numFmt w:val="lowerLetter"/>
      <w:lvlText w:val="%5."/>
      <w:lvlJc w:val="left"/>
      <w:pPr>
        <w:ind w:left="3600" w:hanging="360"/>
      </w:pPr>
    </w:lvl>
    <w:lvl w:ilvl="5" w:tplc="36A826EA">
      <w:start w:val="1"/>
      <w:numFmt w:val="lowerRoman"/>
      <w:lvlText w:val="%6."/>
      <w:lvlJc w:val="right"/>
      <w:pPr>
        <w:ind w:left="4320" w:hanging="180"/>
      </w:pPr>
    </w:lvl>
    <w:lvl w:ilvl="6" w:tplc="4A2E239A">
      <w:start w:val="1"/>
      <w:numFmt w:val="decimal"/>
      <w:lvlText w:val="%7."/>
      <w:lvlJc w:val="left"/>
      <w:pPr>
        <w:ind w:left="5040" w:hanging="360"/>
      </w:pPr>
    </w:lvl>
    <w:lvl w:ilvl="7" w:tplc="35240C10">
      <w:start w:val="1"/>
      <w:numFmt w:val="lowerLetter"/>
      <w:lvlText w:val="%8."/>
      <w:lvlJc w:val="left"/>
      <w:pPr>
        <w:ind w:left="5760" w:hanging="360"/>
      </w:pPr>
    </w:lvl>
    <w:lvl w:ilvl="8" w:tplc="42A06820">
      <w:start w:val="1"/>
      <w:numFmt w:val="lowerRoman"/>
      <w:lvlText w:val="%9."/>
      <w:lvlJc w:val="right"/>
      <w:pPr>
        <w:ind w:left="6480" w:hanging="180"/>
      </w:pPr>
    </w:lvl>
  </w:abstractNum>
  <w:abstractNum w:abstractNumId="15" w15:restartNumberingAfterBreak="0">
    <w:nsid w:val="3B6C67DB"/>
    <w:multiLevelType w:val="multilevel"/>
    <w:tmpl w:val="DC78632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441B7A19"/>
    <w:multiLevelType w:val="hybridMultilevel"/>
    <w:tmpl w:val="FFFFFFFF"/>
    <w:lvl w:ilvl="0" w:tplc="BB3EB0F6">
      <w:start w:val="1"/>
      <w:numFmt w:val="bullet"/>
      <w:lvlText w:val=""/>
      <w:lvlJc w:val="left"/>
      <w:pPr>
        <w:ind w:left="720" w:hanging="360"/>
      </w:pPr>
      <w:rPr>
        <w:rFonts w:ascii="Symbol" w:hAnsi="Symbol" w:hint="default"/>
      </w:rPr>
    </w:lvl>
    <w:lvl w:ilvl="1" w:tplc="6D98CE10">
      <w:start w:val="1"/>
      <w:numFmt w:val="bullet"/>
      <w:lvlText w:val="o"/>
      <w:lvlJc w:val="left"/>
      <w:pPr>
        <w:ind w:left="1440" w:hanging="360"/>
      </w:pPr>
      <w:rPr>
        <w:rFonts w:ascii="Courier New" w:hAnsi="Courier New" w:hint="default"/>
      </w:rPr>
    </w:lvl>
    <w:lvl w:ilvl="2" w:tplc="C37E65DE">
      <w:start w:val="1"/>
      <w:numFmt w:val="bullet"/>
      <w:lvlText w:val=""/>
      <w:lvlJc w:val="left"/>
      <w:pPr>
        <w:ind w:left="2160" w:hanging="360"/>
      </w:pPr>
      <w:rPr>
        <w:rFonts w:ascii="Wingdings" w:hAnsi="Wingdings" w:hint="default"/>
      </w:rPr>
    </w:lvl>
    <w:lvl w:ilvl="3" w:tplc="4FA6FCD8">
      <w:start w:val="1"/>
      <w:numFmt w:val="bullet"/>
      <w:lvlText w:val=""/>
      <w:lvlJc w:val="left"/>
      <w:pPr>
        <w:ind w:left="2880" w:hanging="360"/>
      </w:pPr>
      <w:rPr>
        <w:rFonts w:ascii="Symbol" w:hAnsi="Symbol" w:hint="default"/>
      </w:rPr>
    </w:lvl>
    <w:lvl w:ilvl="4" w:tplc="9DC88B9A">
      <w:start w:val="1"/>
      <w:numFmt w:val="bullet"/>
      <w:lvlText w:val="o"/>
      <w:lvlJc w:val="left"/>
      <w:pPr>
        <w:ind w:left="3600" w:hanging="360"/>
      </w:pPr>
      <w:rPr>
        <w:rFonts w:ascii="Courier New" w:hAnsi="Courier New" w:hint="default"/>
      </w:rPr>
    </w:lvl>
    <w:lvl w:ilvl="5" w:tplc="1B805078">
      <w:start w:val="1"/>
      <w:numFmt w:val="bullet"/>
      <w:lvlText w:val=""/>
      <w:lvlJc w:val="left"/>
      <w:pPr>
        <w:ind w:left="4320" w:hanging="360"/>
      </w:pPr>
      <w:rPr>
        <w:rFonts w:ascii="Wingdings" w:hAnsi="Wingdings" w:hint="default"/>
      </w:rPr>
    </w:lvl>
    <w:lvl w:ilvl="6" w:tplc="62FA9858">
      <w:start w:val="1"/>
      <w:numFmt w:val="bullet"/>
      <w:lvlText w:val=""/>
      <w:lvlJc w:val="left"/>
      <w:pPr>
        <w:ind w:left="5040" w:hanging="360"/>
      </w:pPr>
      <w:rPr>
        <w:rFonts w:ascii="Symbol" w:hAnsi="Symbol" w:hint="default"/>
      </w:rPr>
    </w:lvl>
    <w:lvl w:ilvl="7" w:tplc="0AB638BE">
      <w:start w:val="1"/>
      <w:numFmt w:val="bullet"/>
      <w:lvlText w:val="o"/>
      <w:lvlJc w:val="left"/>
      <w:pPr>
        <w:ind w:left="5760" w:hanging="360"/>
      </w:pPr>
      <w:rPr>
        <w:rFonts w:ascii="Courier New" w:hAnsi="Courier New" w:hint="default"/>
      </w:rPr>
    </w:lvl>
    <w:lvl w:ilvl="8" w:tplc="29ACFB04">
      <w:start w:val="1"/>
      <w:numFmt w:val="bullet"/>
      <w:lvlText w:val=""/>
      <w:lvlJc w:val="left"/>
      <w:pPr>
        <w:ind w:left="6480" w:hanging="360"/>
      </w:pPr>
      <w:rPr>
        <w:rFonts w:ascii="Wingdings" w:hAnsi="Wingdings" w:hint="default"/>
      </w:rPr>
    </w:lvl>
  </w:abstractNum>
  <w:abstractNum w:abstractNumId="17" w15:restartNumberingAfterBreak="0">
    <w:nsid w:val="495C1240"/>
    <w:multiLevelType w:val="hybridMultilevel"/>
    <w:tmpl w:val="8F063AE2"/>
    <w:lvl w:ilvl="0" w:tplc="063CAEB8">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1961C6E"/>
    <w:multiLevelType w:val="multilevel"/>
    <w:tmpl w:val="3BE2D3A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56874DD5"/>
    <w:multiLevelType w:val="hybridMultilevel"/>
    <w:tmpl w:val="5252AD8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B563F78"/>
    <w:multiLevelType w:val="hybridMultilevel"/>
    <w:tmpl w:val="375A07B2"/>
    <w:lvl w:ilvl="0" w:tplc="AE883734">
      <w:start w:val="1"/>
      <w:numFmt w:val="decimal"/>
      <w:lvlText w:val="%1."/>
      <w:lvlJc w:val="left"/>
      <w:pPr>
        <w:ind w:left="720" w:hanging="360"/>
      </w:pPr>
    </w:lvl>
    <w:lvl w:ilvl="1" w:tplc="2AB6EA08">
      <w:start w:val="1"/>
      <w:numFmt w:val="lowerLetter"/>
      <w:lvlText w:val="%2."/>
      <w:lvlJc w:val="left"/>
      <w:pPr>
        <w:ind w:left="1440" w:hanging="360"/>
      </w:pPr>
    </w:lvl>
    <w:lvl w:ilvl="2" w:tplc="F51AAC5A">
      <w:start w:val="1"/>
      <w:numFmt w:val="lowerRoman"/>
      <w:lvlText w:val="%3."/>
      <w:lvlJc w:val="right"/>
      <w:pPr>
        <w:ind w:left="2160" w:hanging="180"/>
      </w:pPr>
    </w:lvl>
    <w:lvl w:ilvl="3" w:tplc="80164644">
      <w:start w:val="1"/>
      <w:numFmt w:val="decimal"/>
      <w:lvlText w:val="%4."/>
      <w:lvlJc w:val="left"/>
      <w:pPr>
        <w:ind w:left="2880" w:hanging="360"/>
      </w:pPr>
    </w:lvl>
    <w:lvl w:ilvl="4" w:tplc="290AB258">
      <w:start w:val="1"/>
      <w:numFmt w:val="lowerLetter"/>
      <w:lvlText w:val="%5."/>
      <w:lvlJc w:val="left"/>
      <w:pPr>
        <w:ind w:left="3600" w:hanging="360"/>
      </w:pPr>
    </w:lvl>
    <w:lvl w:ilvl="5" w:tplc="684EFE9A">
      <w:start w:val="1"/>
      <w:numFmt w:val="lowerRoman"/>
      <w:lvlText w:val="%6."/>
      <w:lvlJc w:val="right"/>
      <w:pPr>
        <w:ind w:left="4320" w:hanging="180"/>
      </w:pPr>
    </w:lvl>
    <w:lvl w:ilvl="6" w:tplc="2336509E">
      <w:start w:val="1"/>
      <w:numFmt w:val="decimal"/>
      <w:lvlText w:val="%7."/>
      <w:lvlJc w:val="left"/>
      <w:pPr>
        <w:ind w:left="5040" w:hanging="360"/>
      </w:pPr>
    </w:lvl>
    <w:lvl w:ilvl="7" w:tplc="20269FFC">
      <w:start w:val="1"/>
      <w:numFmt w:val="lowerLetter"/>
      <w:lvlText w:val="%8."/>
      <w:lvlJc w:val="left"/>
      <w:pPr>
        <w:ind w:left="5760" w:hanging="360"/>
      </w:pPr>
    </w:lvl>
    <w:lvl w:ilvl="8" w:tplc="26BE8D20">
      <w:start w:val="1"/>
      <w:numFmt w:val="lowerRoman"/>
      <w:lvlText w:val="%9."/>
      <w:lvlJc w:val="right"/>
      <w:pPr>
        <w:ind w:left="6480" w:hanging="180"/>
      </w:pPr>
    </w:lvl>
  </w:abstractNum>
  <w:abstractNum w:abstractNumId="21" w15:restartNumberingAfterBreak="0">
    <w:nsid w:val="65A52486"/>
    <w:multiLevelType w:val="multilevel"/>
    <w:tmpl w:val="B97EA74C"/>
    <w:lvl w:ilvl="0">
      <w:start w:val="9"/>
      <w:numFmt w:val="decimal"/>
      <w:lvlText w:val="%1"/>
      <w:lvlJc w:val="left"/>
      <w:pPr>
        <w:ind w:left="360" w:hanging="360"/>
      </w:pPr>
      <w:rPr>
        <w:rFonts w:ascii="Arial" w:hAnsi="Arial" w:cs="Arial" w:hint="default"/>
      </w:rPr>
    </w:lvl>
    <w:lvl w:ilvl="1">
      <w:start w:val="1"/>
      <w:numFmt w:val="decimal"/>
      <w:lvlText w:val="%1.%2"/>
      <w:lvlJc w:val="left"/>
      <w:pPr>
        <w:ind w:left="1440" w:hanging="360"/>
      </w:pPr>
      <w:rPr>
        <w:rFonts w:ascii="Arial" w:hAnsi="Arial" w:cs="Arial" w:hint="default"/>
      </w:rPr>
    </w:lvl>
    <w:lvl w:ilvl="2">
      <w:start w:val="1"/>
      <w:numFmt w:val="decimal"/>
      <w:lvlText w:val="%1.%2.%3"/>
      <w:lvlJc w:val="left"/>
      <w:pPr>
        <w:ind w:left="2880" w:hanging="720"/>
      </w:pPr>
      <w:rPr>
        <w:rFonts w:ascii="Arial" w:hAnsi="Arial" w:cs="Arial" w:hint="default"/>
      </w:rPr>
    </w:lvl>
    <w:lvl w:ilvl="3">
      <w:start w:val="1"/>
      <w:numFmt w:val="decimal"/>
      <w:lvlText w:val="%1.%2.%3.%4"/>
      <w:lvlJc w:val="left"/>
      <w:pPr>
        <w:ind w:left="3960" w:hanging="720"/>
      </w:pPr>
      <w:rPr>
        <w:rFonts w:ascii="Arial" w:hAnsi="Arial" w:cs="Arial" w:hint="default"/>
      </w:rPr>
    </w:lvl>
    <w:lvl w:ilvl="4">
      <w:start w:val="1"/>
      <w:numFmt w:val="decimal"/>
      <w:lvlText w:val="%1.%2.%3.%4.%5"/>
      <w:lvlJc w:val="left"/>
      <w:pPr>
        <w:ind w:left="5400" w:hanging="1080"/>
      </w:pPr>
      <w:rPr>
        <w:rFonts w:ascii="Arial" w:hAnsi="Arial" w:cs="Arial" w:hint="default"/>
      </w:rPr>
    </w:lvl>
    <w:lvl w:ilvl="5">
      <w:start w:val="1"/>
      <w:numFmt w:val="decimal"/>
      <w:lvlText w:val="%1.%2.%3.%4.%5.%6"/>
      <w:lvlJc w:val="left"/>
      <w:pPr>
        <w:ind w:left="6480" w:hanging="1080"/>
      </w:pPr>
      <w:rPr>
        <w:rFonts w:ascii="Arial" w:hAnsi="Arial" w:cs="Arial" w:hint="default"/>
      </w:rPr>
    </w:lvl>
    <w:lvl w:ilvl="6">
      <w:start w:val="1"/>
      <w:numFmt w:val="decimal"/>
      <w:lvlText w:val="%1.%2.%3.%4.%5.%6.%7"/>
      <w:lvlJc w:val="left"/>
      <w:pPr>
        <w:ind w:left="7920" w:hanging="1440"/>
      </w:pPr>
      <w:rPr>
        <w:rFonts w:ascii="Arial" w:hAnsi="Arial" w:cs="Arial" w:hint="default"/>
      </w:rPr>
    </w:lvl>
    <w:lvl w:ilvl="7">
      <w:start w:val="1"/>
      <w:numFmt w:val="decimal"/>
      <w:lvlText w:val="%1.%2.%3.%4.%5.%6.%7.%8"/>
      <w:lvlJc w:val="left"/>
      <w:pPr>
        <w:ind w:left="9000" w:hanging="1440"/>
      </w:pPr>
      <w:rPr>
        <w:rFonts w:ascii="Arial" w:hAnsi="Arial" w:cs="Arial" w:hint="default"/>
      </w:rPr>
    </w:lvl>
    <w:lvl w:ilvl="8">
      <w:start w:val="1"/>
      <w:numFmt w:val="decimal"/>
      <w:lvlText w:val="%1.%2.%3.%4.%5.%6.%7.%8.%9"/>
      <w:lvlJc w:val="left"/>
      <w:pPr>
        <w:ind w:left="10440" w:hanging="1800"/>
      </w:pPr>
      <w:rPr>
        <w:rFonts w:ascii="Arial" w:hAnsi="Arial" w:cs="Arial" w:hint="default"/>
      </w:rPr>
    </w:lvl>
  </w:abstractNum>
  <w:abstractNum w:abstractNumId="22" w15:restartNumberingAfterBreak="0">
    <w:nsid w:val="66842E2A"/>
    <w:multiLevelType w:val="hybridMultilevel"/>
    <w:tmpl w:val="6B5293B6"/>
    <w:lvl w:ilvl="0" w:tplc="2D404298">
      <w:start w:val="1"/>
      <w:numFmt w:val="decimal"/>
      <w:lvlText w:val="%1."/>
      <w:lvlJc w:val="left"/>
      <w:pPr>
        <w:ind w:left="720" w:hanging="360"/>
      </w:pPr>
    </w:lvl>
    <w:lvl w:ilvl="1" w:tplc="1986AC22">
      <w:start w:val="1"/>
      <w:numFmt w:val="lowerLetter"/>
      <w:lvlText w:val="%2."/>
      <w:lvlJc w:val="left"/>
      <w:pPr>
        <w:ind w:left="1440" w:hanging="360"/>
      </w:pPr>
    </w:lvl>
    <w:lvl w:ilvl="2" w:tplc="2968E68C">
      <w:start w:val="1"/>
      <w:numFmt w:val="lowerRoman"/>
      <w:lvlText w:val="%3."/>
      <w:lvlJc w:val="right"/>
      <w:pPr>
        <w:ind w:left="2160" w:hanging="180"/>
      </w:pPr>
    </w:lvl>
    <w:lvl w:ilvl="3" w:tplc="17D6E618">
      <w:start w:val="1"/>
      <w:numFmt w:val="decimal"/>
      <w:lvlText w:val="%4."/>
      <w:lvlJc w:val="left"/>
      <w:pPr>
        <w:ind w:left="2880" w:hanging="360"/>
      </w:pPr>
    </w:lvl>
    <w:lvl w:ilvl="4" w:tplc="CA54A41E">
      <w:start w:val="1"/>
      <w:numFmt w:val="lowerLetter"/>
      <w:lvlText w:val="%5."/>
      <w:lvlJc w:val="left"/>
      <w:pPr>
        <w:ind w:left="3600" w:hanging="360"/>
      </w:pPr>
    </w:lvl>
    <w:lvl w:ilvl="5" w:tplc="9AF2CFBA">
      <w:start w:val="1"/>
      <w:numFmt w:val="lowerRoman"/>
      <w:lvlText w:val="%6."/>
      <w:lvlJc w:val="right"/>
      <w:pPr>
        <w:ind w:left="4320" w:hanging="180"/>
      </w:pPr>
    </w:lvl>
    <w:lvl w:ilvl="6" w:tplc="BE08D626">
      <w:start w:val="1"/>
      <w:numFmt w:val="decimal"/>
      <w:lvlText w:val="%7."/>
      <w:lvlJc w:val="left"/>
      <w:pPr>
        <w:ind w:left="5040" w:hanging="360"/>
      </w:pPr>
    </w:lvl>
    <w:lvl w:ilvl="7" w:tplc="0706E790">
      <w:start w:val="1"/>
      <w:numFmt w:val="lowerLetter"/>
      <w:lvlText w:val="%8."/>
      <w:lvlJc w:val="left"/>
      <w:pPr>
        <w:ind w:left="5760" w:hanging="360"/>
      </w:pPr>
    </w:lvl>
    <w:lvl w:ilvl="8" w:tplc="FDE0FCAC">
      <w:start w:val="1"/>
      <w:numFmt w:val="lowerRoman"/>
      <w:lvlText w:val="%9."/>
      <w:lvlJc w:val="right"/>
      <w:pPr>
        <w:ind w:left="6480" w:hanging="180"/>
      </w:pPr>
    </w:lvl>
  </w:abstractNum>
  <w:abstractNum w:abstractNumId="23" w15:restartNumberingAfterBreak="0">
    <w:nsid w:val="679E6B23"/>
    <w:multiLevelType w:val="hybridMultilevel"/>
    <w:tmpl w:val="D8DE78E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68EC0138"/>
    <w:multiLevelType w:val="hybridMultilevel"/>
    <w:tmpl w:val="D1AEB3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1F51CD8"/>
    <w:multiLevelType w:val="hybridMultilevel"/>
    <w:tmpl w:val="8FCE4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FB6D32"/>
    <w:multiLevelType w:val="hybridMultilevel"/>
    <w:tmpl w:val="A7642DF0"/>
    <w:lvl w:ilvl="0" w:tplc="04090017">
      <w:start w:val="1"/>
      <w:numFmt w:val="lowerLetter"/>
      <w:lvlText w:val="%1)"/>
      <w:lvlJc w:val="left"/>
      <w:pPr>
        <w:ind w:left="1440" w:hanging="360"/>
      </w:pPr>
    </w:lvl>
    <w:lvl w:ilvl="1" w:tplc="FFFFFFFF">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AC6E62"/>
    <w:multiLevelType w:val="hybridMultilevel"/>
    <w:tmpl w:val="C52CA944"/>
    <w:lvl w:ilvl="0" w:tplc="03481A46">
      <w:start w:val="1"/>
      <w:numFmt w:val="decimal"/>
      <w:lvlText w:val="%1."/>
      <w:lvlJc w:val="left"/>
      <w:pPr>
        <w:ind w:left="720" w:hanging="360"/>
      </w:pPr>
    </w:lvl>
    <w:lvl w:ilvl="1" w:tplc="68D4F246">
      <w:start w:val="1"/>
      <w:numFmt w:val="decimal"/>
      <w:lvlText w:val="%2."/>
      <w:lvlJc w:val="left"/>
      <w:pPr>
        <w:ind w:left="1440" w:hanging="360"/>
      </w:pPr>
    </w:lvl>
    <w:lvl w:ilvl="2" w:tplc="FD4A8F3C">
      <w:start w:val="1"/>
      <w:numFmt w:val="lowerRoman"/>
      <w:lvlText w:val="%3."/>
      <w:lvlJc w:val="right"/>
      <w:pPr>
        <w:ind w:left="2160" w:hanging="180"/>
      </w:pPr>
    </w:lvl>
    <w:lvl w:ilvl="3" w:tplc="882EDB5A">
      <w:start w:val="1"/>
      <w:numFmt w:val="decimal"/>
      <w:lvlText w:val="%4."/>
      <w:lvlJc w:val="left"/>
      <w:pPr>
        <w:ind w:left="2880" w:hanging="360"/>
      </w:pPr>
    </w:lvl>
    <w:lvl w:ilvl="4" w:tplc="B6F8C302">
      <w:start w:val="1"/>
      <w:numFmt w:val="lowerLetter"/>
      <w:lvlText w:val="%5."/>
      <w:lvlJc w:val="left"/>
      <w:pPr>
        <w:ind w:left="3600" w:hanging="360"/>
      </w:pPr>
    </w:lvl>
    <w:lvl w:ilvl="5" w:tplc="C06C7124">
      <w:start w:val="1"/>
      <w:numFmt w:val="lowerRoman"/>
      <w:lvlText w:val="%6."/>
      <w:lvlJc w:val="right"/>
      <w:pPr>
        <w:ind w:left="4320" w:hanging="180"/>
      </w:pPr>
    </w:lvl>
    <w:lvl w:ilvl="6" w:tplc="F5D0D854">
      <w:start w:val="1"/>
      <w:numFmt w:val="decimal"/>
      <w:lvlText w:val="%7."/>
      <w:lvlJc w:val="left"/>
      <w:pPr>
        <w:ind w:left="5040" w:hanging="360"/>
      </w:pPr>
    </w:lvl>
    <w:lvl w:ilvl="7" w:tplc="AE22BFD4">
      <w:start w:val="1"/>
      <w:numFmt w:val="lowerLetter"/>
      <w:lvlText w:val="%8."/>
      <w:lvlJc w:val="left"/>
      <w:pPr>
        <w:ind w:left="5760" w:hanging="360"/>
      </w:pPr>
    </w:lvl>
    <w:lvl w:ilvl="8" w:tplc="BCD4C710">
      <w:start w:val="1"/>
      <w:numFmt w:val="lowerRoman"/>
      <w:lvlText w:val="%9."/>
      <w:lvlJc w:val="right"/>
      <w:pPr>
        <w:ind w:left="6480" w:hanging="180"/>
      </w:pPr>
    </w:lvl>
  </w:abstractNum>
  <w:abstractNum w:abstractNumId="28" w15:restartNumberingAfterBreak="0">
    <w:nsid w:val="7DE055BC"/>
    <w:multiLevelType w:val="hybridMultilevel"/>
    <w:tmpl w:val="FFFFFFFF"/>
    <w:lvl w:ilvl="0" w:tplc="A0FA062C">
      <w:start w:val="1"/>
      <w:numFmt w:val="decimal"/>
      <w:lvlText w:val="%1."/>
      <w:lvlJc w:val="left"/>
      <w:pPr>
        <w:ind w:left="720" w:hanging="360"/>
      </w:pPr>
    </w:lvl>
    <w:lvl w:ilvl="1" w:tplc="223830C4">
      <w:start w:val="1"/>
      <w:numFmt w:val="lowerLetter"/>
      <w:lvlText w:val="%2."/>
      <w:lvlJc w:val="left"/>
      <w:pPr>
        <w:ind w:left="1440" w:hanging="360"/>
      </w:pPr>
    </w:lvl>
    <w:lvl w:ilvl="2" w:tplc="4C1896F6">
      <w:start w:val="1"/>
      <w:numFmt w:val="lowerRoman"/>
      <w:lvlText w:val="%3."/>
      <w:lvlJc w:val="right"/>
      <w:pPr>
        <w:ind w:left="2160" w:hanging="180"/>
      </w:pPr>
    </w:lvl>
    <w:lvl w:ilvl="3" w:tplc="DE46E0A8">
      <w:start w:val="1"/>
      <w:numFmt w:val="decimal"/>
      <w:lvlText w:val="%4."/>
      <w:lvlJc w:val="left"/>
      <w:pPr>
        <w:ind w:left="2880" w:hanging="360"/>
      </w:pPr>
    </w:lvl>
    <w:lvl w:ilvl="4" w:tplc="44A49B32">
      <w:start w:val="1"/>
      <w:numFmt w:val="lowerLetter"/>
      <w:lvlText w:val="%5."/>
      <w:lvlJc w:val="left"/>
      <w:pPr>
        <w:ind w:left="3600" w:hanging="360"/>
      </w:pPr>
    </w:lvl>
    <w:lvl w:ilvl="5" w:tplc="598EEE68">
      <w:start w:val="1"/>
      <w:numFmt w:val="lowerRoman"/>
      <w:lvlText w:val="%6."/>
      <w:lvlJc w:val="right"/>
      <w:pPr>
        <w:ind w:left="4320" w:hanging="180"/>
      </w:pPr>
    </w:lvl>
    <w:lvl w:ilvl="6" w:tplc="B4A49CE8">
      <w:start w:val="1"/>
      <w:numFmt w:val="decimal"/>
      <w:lvlText w:val="%7."/>
      <w:lvlJc w:val="left"/>
      <w:pPr>
        <w:ind w:left="5040" w:hanging="360"/>
      </w:pPr>
    </w:lvl>
    <w:lvl w:ilvl="7" w:tplc="E6DC158E">
      <w:start w:val="1"/>
      <w:numFmt w:val="lowerLetter"/>
      <w:lvlText w:val="%8."/>
      <w:lvlJc w:val="left"/>
      <w:pPr>
        <w:ind w:left="5760" w:hanging="360"/>
      </w:pPr>
    </w:lvl>
    <w:lvl w:ilvl="8" w:tplc="4B86AC28">
      <w:start w:val="1"/>
      <w:numFmt w:val="lowerRoman"/>
      <w:lvlText w:val="%9."/>
      <w:lvlJc w:val="right"/>
      <w:pPr>
        <w:ind w:left="6480" w:hanging="180"/>
      </w:pPr>
    </w:lvl>
  </w:abstractNum>
  <w:abstractNum w:abstractNumId="29" w15:restartNumberingAfterBreak="0">
    <w:nsid w:val="7F7745E5"/>
    <w:multiLevelType w:val="hybridMultilevel"/>
    <w:tmpl w:val="591051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22"/>
  </w:num>
  <w:num w:numId="3">
    <w:abstractNumId w:val="27"/>
  </w:num>
  <w:num w:numId="4">
    <w:abstractNumId w:val="6"/>
  </w:num>
  <w:num w:numId="5">
    <w:abstractNumId w:val="20"/>
  </w:num>
  <w:num w:numId="6">
    <w:abstractNumId w:val="18"/>
  </w:num>
  <w:num w:numId="7">
    <w:abstractNumId w:val="2"/>
  </w:num>
  <w:num w:numId="8">
    <w:abstractNumId w:val="13"/>
  </w:num>
  <w:num w:numId="9">
    <w:abstractNumId w:val="15"/>
  </w:num>
  <w:num w:numId="10">
    <w:abstractNumId w:val="11"/>
  </w:num>
  <w:num w:numId="11">
    <w:abstractNumId w:val="16"/>
  </w:num>
  <w:num w:numId="12">
    <w:abstractNumId w:val="14"/>
  </w:num>
  <w:num w:numId="13">
    <w:abstractNumId w:val="28"/>
  </w:num>
  <w:num w:numId="14">
    <w:abstractNumId w:val="7"/>
  </w:num>
  <w:num w:numId="15">
    <w:abstractNumId w:val="5"/>
  </w:num>
  <w:num w:numId="16">
    <w:abstractNumId w:val="29"/>
  </w:num>
  <w:num w:numId="17">
    <w:abstractNumId w:val="12"/>
  </w:num>
  <w:num w:numId="18">
    <w:abstractNumId w:val="25"/>
  </w:num>
  <w:num w:numId="19">
    <w:abstractNumId w:val="23"/>
  </w:num>
  <w:num w:numId="20">
    <w:abstractNumId w:val="3"/>
  </w:num>
  <w:num w:numId="21">
    <w:abstractNumId w:val="1"/>
  </w:num>
  <w:num w:numId="22">
    <w:abstractNumId w:val="24"/>
  </w:num>
  <w:num w:numId="23">
    <w:abstractNumId w:val="17"/>
  </w:num>
  <w:num w:numId="24">
    <w:abstractNumId w:val="10"/>
  </w:num>
  <w:num w:numId="25">
    <w:abstractNumId w:val="8"/>
  </w:num>
  <w:num w:numId="26">
    <w:abstractNumId w:val="26"/>
  </w:num>
  <w:num w:numId="27">
    <w:abstractNumId w:val="9"/>
  </w:num>
  <w:num w:numId="28">
    <w:abstractNumId w:val="19"/>
  </w:num>
  <w:num w:numId="29">
    <w:abstractNumId w:val="5"/>
  </w:num>
  <w:num w:numId="30">
    <w:abstractNumId w:val="5"/>
  </w:num>
  <w:num w:numId="31">
    <w:abstractNumId w:val="5"/>
  </w:num>
  <w:num w:numId="32">
    <w:abstractNumId w:val="4"/>
  </w:num>
  <w:num w:numId="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Marković">
    <w15:presenceInfo w15:providerId="None" w15:userId="Ivan Markovi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30A436"/>
    <w:rsid w:val="000021D9"/>
    <w:rsid w:val="00010202"/>
    <w:rsid w:val="000140F3"/>
    <w:rsid w:val="00025E30"/>
    <w:rsid w:val="00030705"/>
    <w:rsid w:val="000324FD"/>
    <w:rsid w:val="00040F76"/>
    <w:rsid w:val="000501A8"/>
    <w:rsid w:val="00050BCE"/>
    <w:rsid w:val="00050CA2"/>
    <w:rsid w:val="0005757F"/>
    <w:rsid w:val="00060B62"/>
    <w:rsid w:val="000701FE"/>
    <w:rsid w:val="00070E24"/>
    <w:rsid w:val="000736C6"/>
    <w:rsid w:val="00075DAE"/>
    <w:rsid w:val="000815A4"/>
    <w:rsid w:val="000901D2"/>
    <w:rsid w:val="000A0750"/>
    <w:rsid w:val="000A7076"/>
    <w:rsid w:val="000B2443"/>
    <w:rsid w:val="000B53C6"/>
    <w:rsid w:val="000B799C"/>
    <w:rsid w:val="000C3148"/>
    <w:rsid w:val="000C6539"/>
    <w:rsid w:val="000C6D38"/>
    <w:rsid w:val="000D75B5"/>
    <w:rsid w:val="000E08F4"/>
    <w:rsid w:val="000E2194"/>
    <w:rsid w:val="000E56D2"/>
    <w:rsid w:val="000E5843"/>
    <w:rsid w:val="000E73C8"/>
    <w:rsid w:val="000F79EF"/>
    <w:rsid w:val="00103C4A"/>
    <w:rsid w:val="00106453"/>
    <w:rsid w:val="00110254"/>
    <w:rsid w:val="001344F2"/>
    <w:rsid w:val="00141883"/>
    <w:rsid w:val="00143B29"/>
    <w:rsid w:val="00161EE3"/>
    <w:rsid w:val="00164B65"/>
    <w:rsid w:val="0017506A"/>
    <w:rsid w:val="0018317E"/>
    <w:rsid w:val="00184FDE"/>
    <w:rsid w:val="00186281"/>
    <w:rsid w:val="0019175B"/>
    <w:rsid w:val="001C579A"/>
    <w:rsid w:val="001D4624"/>
    <w:rsid w:val="001E1E66"/>
    <w:rsid w:val="001E49DF"/>
    <w:rsid w:val="001E7B8A"/>
    <w:rsid w:val="001F4023"/>
    <w:rsid w:val="001F74F6"/>
    <w:rsid w:val="00201B00"/>
    <w:rsid w:val="0020460B"/>
    <w:rsid w:val="0021464B"/>
    <w:rsid w:val="00214AFB"/>
    <w:rsid w:val="00216A6B"/>
    <w:rsid w:val="00217CE4"/>
    <w:rsid w:val="00221770"/>
    <w:rsid w:val="0022512D"/>
    <w:rsid w:val="00234722"/>
    <w:rsid w:val="00236CE4"/>
    <w:rsid w:val="00244ACE"/>
    <w:rsid w:val="00255685"/>
    <w:rsid w:val="0025733C"/>
    <w:rsid w:val="00262731"/>
    <w:rsid w:val="00264E5D"/>
    <w:rsid w:val="00266490"/>
    <w:rsid w:val="00283187"/>
    <w:rsid w:val="002929A5"/>
    <w:rsid w:val="0029639B"/>
    <w:rsid w:val="002B008C"/>
    <w:rsid w:val="002B72B6"/>
    <w:rsid w:val="002C07F6"/>
    <w:rsid w:val="002D31E8"/>
    <w:rsid w:val="00310F27"/>
    <w:rsid w:val="003162BC"/>
    <w:rsid w:val="003251DF"/>
    <w:rsid w:val="003335B2"/>
    <w:rsid w:val="00336418"/>
    <w:rsid w:val="0033675A"/>
    <w:rsid w:val="00336F91"/>
    <w:rsid w:val="00340557"/>
    <w:rsid w:val="00347B3B"/>
    <w:rsid w:val="003511F3"/>
    <w:rsid w:val="00355951"/>
    <w:rsid w:val="00363235"/>
    <w:rsid w:val="00363A41"/>
    <w:rsid w:val="00364108"/>
    <w:rsid w:val="003709BC"/>
    <w:rsid w:val="00371CDA"/>
    <w:rsid w:val="00373DEB"/>
    <w:rsid w:val="0037547C"/>
    <w:rsid w:val="00377ACE"/>
    <w:rsid w:val="00387347"/>
    <w:rsid w:val="0039515B"/>
    <w:rsid w:val="003A324F"/>
    <w:rsid w:val="003A3F57"/>
    <w:rsid w:val="003A490E"/>
    <w:rsid w:val="003B4477"/>
    <w:rsid w:val="003B7F56"/>
    <w:rsid w:val="003C5871"/>
    <w:rsid w:val="003D53C4"/>
    <w:rsid w:val="00400B18"/>
    <w:rsid w:val="004022C2"/>
    <w:rsid w:val="004032B8"/>
    <w:rsid w:val="00415717"/>
    <w:rsid w:val="00423C30"/>
    <w:rsid w:val="00426690"/>
    <w:rsid w:val="00433DBC"/>
    <w:rsid w:val="004374DD"/>
    <w:rsid w:val="00442BB4"/>
    <w:rsid w:val="004435DA"/>
    <w:rsid w:val="004532EB"/>
    <w:rsid w:val="00453DCB"/>
    <w:rsid w:val="004714EB"/>
    <w:rsid w:val="004729E8"/>
    <w:rsid w:val="00474AD4"/>
    <w:rsid w:val="00475ACC"/>
    <w:rsid w:val="00480378"/>
    <w:rsid w:val="004814E7"/>
    <w:rsid w:val="00487421"/>
    <w:rsid w:val="00487E6D"/>
    <w:rsid w:val="00492E42"/>
    <w:rsid w:val="00494EC4"/>
    <w:rsid w:val="004A07FF"/>
    <w:rsid w:val="004A568E"/>
    <w:rsid w:val="004B7036"/>
    <w:rsid w:val="004C75F8"/>
    <w:rsid w:val="004D202F"/>
    <w:rsid w:val="004E3A89"/>
    <w:rsid w:val="004E51B4"/>
    <w:rsid w:val="004F0DC8"/>
    <w:rsid w:val="004F49D5"/>
    <w:rsid w:val="00501FF0"/>
    <w:rsid w:val="00507D20"/>
    <w:rsid w:val="00510FD2"/>
    <w:rsid w:val="00513D17"/>
    <w:rsid w:val="00516FB8"/>
    <w:rsid w:val="00521532"/>
    <w:rsid w:val="00523BA9"/>
    <w:rsid w:val="00525558"/>
    <w:rsid w:val="0052569D"/>
    <w:rsid w:val="005271B9"/>
    <w:rsid w:val="00531BEE"/>
    <w:rsid w:val="00546734"/>
    <w:rsid w:val="005479DF"/>
    <w:rsid w:val="00551EA3"/>
    <w:rsid w:val="0056076F"/>
    <w:rsid w:val="005762A6"/>
    <w:rsid w:val="00581020"/>
    <w:rsid w:val="00586703"/>
    <w:rsid w:val="00587786"/>
    <w:rsid w:val="00587E8A"/>
    <w:rsid w:val="00594EFD"/>
    <w:rsid w:val="005958D9"/>
    <w:rsid w:val="0059605C"/>
    <w:rsid w:val="005A02A3"/>
    <w:rsid w:val="005A39E4"/>
    <w:rsid w:val="005A3DC9"/>
    <w:rsid w:val="005A67AE"/>
    <w:rsid w:val="005B6D38"/>
    <w:rsid w:val="005C280C"/>
    <w:rsid w:val="005C5350"/>
    <w:rsid w:val="005C7652"/>
    <w:rsid w:val="005D3897"/>
    <w:rsid w:val="005D4784"/>
    <w:rsid w:val="005E09EE"/>
    <w:rsid w:val="005E381E"/>
    <w:rsid w:val="005F670F"/>
    <w:rsid w:val="00602843"/>
    <w:rsid w:val="00602DAD"/>
    <w:rsid w:val="006047BF"/>
    <w:rsid w:val="0060750F"/>
    <w:rsid w:val="00616130"/>
    <w:rsid w:val="00620421"/>
    <w:rsid w:val="00620D1F"/>
    <w:rsid w:val="00621471"/>
    <w:rsid w:val="006242A1"/>
    <w:rsid w:val="006375A8"/>
    <w:rsid w:val="00640E7D"/>
    <w:rsid w:val="00641081"/>
    <w:rsid w:val="00644612"/>
    <w:rsid w:val="00651725"/>
    <w:rsid w:val="00664D6E"/>
    <w:rsid w:val="00665F8F"/>
    <w:rsid w:val="00671958"/>
    <w:rsid w:val="006770CE"/>
    <w:rsid w:val="006809DD"/>
    <w:rsid w:val="006863FE"/>
    <w:rsid w:val="00697681"/>
    <w:rsid w:val="006A068E"/>
    <w:rsid w:val="006A2E2D"/>
    <w:rsid w:val="006A6814"/>
    <w:rsid w:val="006A7DE7"/>
    <w:rsid w:val="006B2186"/>
    <w:rsid w:val="006B377D"/>
    <w:rsid w:val="006B5CC1"/>
    <w:rsid w:val="006C09EB"/>
    <w:rsid w:val="006C1955"/>
    <w:rsid w:val="006D05D7"/>
    <w:rsid w:val="006D0CD2"/>
    <w:rsid w:val="006D46DD"/>
    <w:rsid w:val="006D7B40"/>
    <w:rsid w:val="006E6B29"/>
    <w:rsid w:val="006F0E86"/>
    <w:rsid w:val="006F4BCE"/>
    <w:rsid w:val="0070766C"/>
    <w:rsid w:val="00716A1E"/>
    <w:rsid w:val="00735197"/>
    <w:rsid w:val="00744D92"/>
    <w:rsid w:val="00763229"/>
    <w:rsid w:val="0077347B"/>
    <w:rsid w:val="00774AEE"/>
    <w:rsid w:val="00784DE8"/>
    <w:rsid w:val="00790CAE"/>
    <w:rsid w:val="007969E9"/>
    <w:rsid w:val="00797EFE"/>
    <w:rsid w:val="007A0D0E"/>
    <w:rsid w:val="007A3C69"/>
    <w:rsid w:val="007A6B04"/>
    <w:rsid w:val="007A7CB4"/>
    <w:rsid w:val="007B60B4"/>
    <w:rsid w:val="007C05FD"/>
    <w:rsid w:val="007C2DAD"/>
    <w:rsid w:val="007C7E5A"/>
    <w:rsid w:val="007C7EE1"/>
    <w:rsid w:val="007D21B6"/>
    <w:rsid w:val="007D73CD"/>
    <w:rsid w:val="007E2993"/>
    <w:rsid w:val="007E7759"/>
    <w:rsid w:val="007F3E7C"/>
    <w:rsid w:val="007F4384"/>
    <w:rsid w:val="008033D8"/>
    <w:rsid w:val="00810544"/>
    <w:rsid w:val="00822A7B"/>
    <w:rsid w:val="00823792"/>
    <w:rsid w:val="00827161"/>
    <w:rsid w:val="0083086B"/>
    <w:rsid w:val="0083183C"/>
    <w:rsid w:val="0083795A"/>
    <w:rsid w:val="00837C8C"/>
    <w:rsid w:val="008400DF"/>
    <w:rsid w:val="00841E4E"/>
    <w:rsid w:val="00842B4B"/>
    <w:rsid w:val="00843FDF"/>
    <w:rsid w:val="00846AAE"/>
    <w:rsid w:val="00851FE5"/>
    <w:rsid w:val="00853393"/>
    <w:rsid w:val="00857DB9"/>
    <w:rsid w:val="00857E03"/>
    <w:rsid w:val="008634B5"/>
    <w:rsid w:val="0086620B"/>
    <w:rsid w:val="00870A68"/>
    <w:rsid w:val="00873EC9"/>
    <w:rsid w:val="008756AD"/>
    <w:rsid w:val="00877A18"/>
    <w:rsid w:val="00883F8F"/>
    <w:rsid w:val="008853F7"/>
    <w:rsid w:val="008902A8"/>
    <w:rsid w:val="00895E5E"/>
    <w:rsid w:val="008C51C3"/>
    <w:rsid w:val="008D3932"/>
    <w:rsid w:val="008D40FA"/>
    <w:rsid w:val="008D6771"/>
    <w:rsid w:val="008D769F"/>
    <w:rsid w:val="008E2D5A"/>
    <w:rsid w:val="008E5054"/>
    <w:rsid w:val="008E7C14"/>
    <w:rsid w:val="008F17AB"/>
    <w:rsid w:val="00900346"/>
    <w:rsid w:val="00902F0C"/>
    <w:rsid w:val="00912323"/>
    <w:rsid w:val="00916CD2"/>
    <w:rsid w:val="009279B5"/>
    <w:rsid w:val="00941AE0"/>
    <w:rsid w:val="00945564"/>
    <w:rsid w:val="009509D1"/>
    <w:rsid w:val="00950DD1"/>
    <w:rsid w:val="00951EE8"/>
    <w:rsid w:val="00954EBA"/>
    <w:rsid w:val="0095527B"/>
    <w:rsid w:val="0097321F"/>
    <w:rsid w:val="0098118E"/>
    <w:rsid w:val="00983A7C"/>
    <w:rsid w:val="00984C5C"/>
    <w:rsid w:val="009863FA"/>
    <w:rsid w:val="009A5B84"/>
    <w:rsid w:val="009B5C39"/>
    <w:rsid w:val="009C53BD"/>
    <w:rsid w:val="009C5B40"/>
    <w:rsid w:val="009F0F18"/>
    <w:rsid w:val="009F1B8D"/>
    <w:rsid w:val="009F722F"/>
    <w:rsid w:val="00A002A0"/>
    <w:rsid w:val="00A00649"/>
    <w:rsid w:val="00A00801"/>
    <w:rsid w:val="00A13633"/>
    <w:rsid w:val="00A20A3C"/>
    <w:rsid w:val="00A20FD0"/>
    <w:rsid w:val="00A22FC0"/>
    <w:rsid w:val="00A30ECA"/>
    <w:rsid w:val="00A33D41"/>
    <w:rsid w:val="00A36EEE"/>
    <w:rsid w:val="00A50CE4"/>
    <w:rsid w:val="00A53622"/>
    <w:rsid w:val="00A60236"/>
    <w:rsid w:val="00A670C7"/>
    <w:rsid w:val="00A73040"/>
    <w:rsid w:val="00A8187A"/>
    <w:rsid w:val="00A877E7"/>
    <w:rsid w:val="00A918B6"/>
    <w:rsid w:val="00A94B52"/>
    <w:rsid w:val="00AA5A87"/>
    <w:rsid w:val="00AC46CF"/>
    <w:rsid w:val="00AD1183"/>
    <w:rsid w:val="00AD2213"/>
    <w:rsid w:val="00AD69D6"/>
    <w:rsid w:val="00AE0D26"/>
    <w:rsid w:val="00AE3B98"/>
    <w:rsid w:val="00AE50D7"/>
    <w:rsid w:val="00AE60EA"/>
    <w:rsid w:val="00AF081F"/>
    <w:rsid w:val="00AF4B39"/>
    <w:rsid w:val="00B02C67"/>
    <w:rsid w:val="00B120AF"/>
    <w:rsid w:val="00B22BA3"/>
    <w:rsid w:val="00B25FB5"/>
    <w:rsid w:val="00B4203C"/>
    <w:rsid w:val="00B475CE"/>
    <w:rsid w:val="00B5241A"/>
    <w:rsid w:val="00B61110"/>
    <w:rsid w:val="00B62FA4"/>
    <w:rsid w:val="00B81345"/>
    <w:rsid w:val="00B82D7B"/>
    <w:rsid w:val="00BA235A"/>
    <w:rsid w:val="00BA24CB"/>
    <w:rsid w:val="00BA50A4"/>
    <w:rsid w:val="00BA6705"/>
    <w:rsid w:val="00BB1E56"/>
    <w:rsid w:val="00BB2CED"/>
    <w:rsid w:val="00BB465E"/>
    <w:rsid w:val="00BC1E7F"/>
    <w:rsid w:val="00BC4E38"/>
    <w:rsid w:val="00BC602E"/>
    <w:rsid w:val="00BD6449"/>
    <w:rsid w:val="00BF5398"/>
    <w:rsid w:val="00BF7E79"/>
    <w:rsid w:val="00C02DBE"/>
    <w:rsid w:val="00C03BC5"/>
    <w:rsid w:val="00C40BEE"/>
    <w:rsid w:val="00C440E7"/>
    <w:rsid w:val="00C72A31"/>
    <w:rsid w:val="00C74F6E"/>
    <w:rsid w:val="00C80791"/>
    <w:rsid w:val="00C84502"/>
    <w:rsid w:val="00C85153"/>
    <w:rsid w:val="00C85824"/>
    <w:rsid w:val="00C87845"/>
    <w:rsid w:val="00C94B31"/>
    <w:rsid w:val="00C97DDB"/>
    <w:rsid w:val="00CA0ABC"/>
    <w:rsid w:val="00CA1C6A"/>
    <w:rsid w:val="00CA4147"/>
    <w:rsid w:val="00CB0DDD"/>
    <w:rsid w:val="00CB4A31"/>
    <w:rsid w:val="00CC0CA4"/>
    <w:rsid w:val="00CC3B84"/>
    <w:rsid w:val="00CC6D79"/>
    <w:rsid w:val="00CD70E4"/>
    <w:rsid w:val="00CE0B76"/>
    <w:rsid w:val="00CE1CA9"/>
    <w:rsid w:val="00CE20A3"/>
    <w:rsid w:val="00CE6338"/>
    <w:rsid w:val="00CF7004"/>
    <w:rsid w:val="00D0077E"/>
    <w:rsid w:val="00D01B05"/>
    <w:rsid w:val="00D1158D"/>
    <w:rsid w:val="00D14BCB"/>
    <w:rsid w:val="00D25149"/>
    <w:rsid w:val="00D303B6"/>
    <w:rsid w:val="00D3141E"/>
    <w:rsid w:val="00D31F50"/>
    <w:rsid w:val="00D4580E"/>
    <w:rsid w:val="00D45F10"/>
    <w:rsid w:val="00D47AC2"/>
    <w:rsid w:val="00D51423"/>
    <w:rsid w:val="00D51ACB"/>
    <w:rsid w:val="00D5783A"/>
    <w:rsid w:val="00D654FF"/>
    <w:rsid w:val="00D67F13"/>
    <w:rsid w:val="00D73443"/>
    <w:rsid w:val="00D76A14"/>
    <w:rsid w:val="00D779E2"/>
    <w:rsid w:val="00D85891"/>
    <w:rsid w:val="00D93086"/>
    <w:rsid w:val="00D9434E"/>
    <w:rsid w:val="00DA005D"/>
    <w:rsid w:val="00DA3659"/>
    <w:rsid w:val="00DA68C7"/>
    <w:rsid w:val="00DB0C0F"/>
    <w:rsid w:val="00DB59D5"/>
    <w:rsid w:val="00DC4FCA"/>
    <w:rsid w:val="00DC65A1"/>
    <w:rsid w:val="00DD48B5"/>
    <w:rsid w:val="00DD650A"/>
    <w:rsid w:val="00DD72CC"/>
    <w:rsid w:val="00DE2E1B"/>
    <w:rsid w:val="00DE6805"/>
    <w:rsid w:val="00DE7483"/>
    <w:rsid w:val="00DF3112"/>
    <w:rsid w:val="00E03F03"/>
    <w:rsid w:val="00E10495"/>
    <w:rsid w:val="00E10563"/>
    <w:rsid w:val="00E105F9"/>
    <w:rsid w:val="00E151C2"/>
    <w:rsid w:val="00E26AB3"/>
    <w:rsid w:val="00E27413"/>
    <w:rsid w:val="00E32950"/>
    <w:rsid w:val="00E3487F"/>
    <w:rsid w:val="00E405BB"/>
    <w:rsid w:val="00E459A5"/>
    <w:rsid w:val="00E50DA1"/>
    <w:rsid w:val="00E544EF"/>
    <w:rsid w:val="00E60ED5"/>
    <w:rsid w:val="00E61869"/>
    <w:rsid w:val="00E73589"/>
    <w:rsid w:val="00E84F26"/>
    <w:rsid w:val="00E91031"/>
    <w:rsid w:val="00E94D5F"/>
    <w:rsid w:val="00E95AAF"/>
    <w:rsid w:val="00EA1719"/>
    <w:rsid w:val="00EA2B53"/>
    <w:rsid w:val="00EB4B7C"/>
    <w:rsid w:val="00EB79C3"/>
    <w:rsid w:val="00EC0F52"/>
    <w:rsid w:val="00EC212A"/>
    <w:rsid w:val="00EC374F"/>
    <w:rsid w:val="00EC3F6A"/>
    <w:rsid w:val="00EC7795"/>
    <w:rsid w:val="00ED29F1"/>
    <w:rsid w:val="00ED36BE"/>
    <w:rsid w:val="00EE3971"/>
    <w:rsid w:val="00EE6C3F"/>
    <w:rsid w:val="00EF0D74"/>
    <w:rsid w:val="00EF2EE3"/>
    <w:rsid w:val="00EF468B"/>
    <w:rsid w:val="00EF4F14"/>
    <w:rsid w:val="00F01199"/>
    <w:rsid w:val="00F0296B"/>
    <w:rsid w:val="00F036E9"/>
    <w:rsid w:val="00F07E0B"/>
    <w:rsid w:val="00F106C4"/>
    <w:rsid w:val="00F12A12"/>
    <w:rsid w:val="00F17C5D"/>
    <w:rsid w:val="00F2027F"/>
    <w:rsid w:val="00F33C69"/>
    <w:rsid w:val="00F35136"/>
    <w:rsid w:val="00F40EFA"/>
    <w:rsid w:val="00F44C77"/>
    <w:rsid w:val="00F553DA"/>
    <w:rsid w:val="00F65BF5"/>
    <w:rsid w:val="00F80D9F"/>
    <w:rsid w:val="00F878C9"/>
    <w:rsid w:val="00F903A9"/>
    <w:rsid w:val="00F90D09"/>
    <w:rsid w:val="00F92D9D"/>
    <w:rsid w:val="00FD308F"/>
    <w:rsid w:val="00FD4A04"/>
    <w:rsid w:val="00FE0287"/>
    <w:rsid w:val="00FE7364"/>
    <w:rsid w:val="00FF291B"/>
    <w:rsid w:val="08C1AB28"/>
    <w:rsid w:val="12A58DD4"/>
    <w:rsid w:val="33080DAC"/>
    <w:rsid w:val="4BF90087"/>
    <w:rsid w:val="7130A4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3F71EC1B-03D6-4DF5-ACC9-B464C7F90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774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sid w:val="00C85824"/>
    <w:rPr>
      <w:color w:val="808080"/>
    </w:rPr>
  </w:style>
  <w:style w:type="paragraph" w:styleId="NoSpacing">
    <w:name w:val="No Spacing"/>
    <w:link w:val="NoSpacingChar"/>
    <w:uiPriority w:val="1"/>
    <w:qFormat/>
    <w:rsid w:val="00531BEE"/>
    <w:pPr>
      <w:spacing w:after="0" w:line="240" w:lineRule="auto"/>
    </w:pPr>
    <w:rPr>
      <w:rFonts w:eastAsiaTheme="minorEastAsia"/>
    </w:rPr>
  </w:style>
  <w:style w:type="character" w:customStyle="1" w:styleId="NoSpacingChar">
    <w:name w:val="No Spacing Char"/>
    <w:basedOn w:val="DefaultParagraphFont"/>
    <w:link w:val="NoSpacing"/>
    <w:uiPriority w:val="1"/>
    <w:rsid w:val="00531BEE"/>
    <w:rPr>
      <w:rFonts w:eastAsiaTheme="minorEastAsia"/>
    </w:rPr>
  </w:style>
  <w:style w:type="character" w:styleId="BookTitle">
    <w:name w:val="Book Title"/>
    <w:basedOn w:val="DefaultParagraphFont"/>
    <w:uiPriority w:val="33"/>
    <w:qFormat/>
    <w:rsid w:val="00E151C2"/>
    <w:rPr>
      <w:rFonts w:ascii="Arial" w:hAnsi="Arial" w:cs="Arial"/>
      <w:b/>
      <w:bCs/>
      <w:i/>
      <w:iCs/>
      <w:spacing w:val="5"/>
      <w:sz w:val="32"/>
      <w:szCs w:val="32"/>
    </w:rPr>
  </w:style>
  <w:style w:type="paragraph" w:customStyle="1" w:styleId="stilstil">
    <w:name w:val="stilstil"/>
    <w:basedOn w:val="Heading1"/>
    <w:link w:val="stilstilChar"/>
    <w:autoRedefine/>
    <w:qFormat/>
    <w:rsid w:val="00216A6B"/>
    <w:pPr>
      <w:numPr>
        <w:numId w:val="15"/>
      </w:numPr>
      <w:spacing w:line="360" w:lineRule="auto"/>
      <w:jc w:val="both"/>
    </w:pPr>
    <w:rPr>
      <w:rFonts w:ascii="Arial" w:hAnsi="Arial"/>
      <w:b/>
      <w:color w:val="000000" w:themeColor="text1"/>
    </w:rPr>
  </w:style>
  <w:style w:type="paragraph" w:customStyle="1" w:styleId="podnaslovstilstil">
    <w:name w:val="podnaslov stilstil"/>
    <w:basedOn w:val="Normal"/>
    <w:link w:val="podnaslovstilstilChar"/>
    <w:qFormat/>
    <w:rsid w:val="00161EE3"/>
    <w:pPr>
      <w:spacing w:line="360" w:lineRule="auto"/>
      <w:ind w:left="1080"/>
    </w:pPr>
    <w:rPr>
      <w:rFonts w:ascii="Arial" w:hAnsi="Arial" w:cs="Arial"/>
      <w:sz w:val="24"/>
      <w:szCs w:val="24"/>
    </w:rPr>
  </w:style>
  <w:style w:type="character" w:customStyle="1" w:styleId="ListParagraphChar">
    <w:name w:val="List Paragraph Char"/>
    <w:basedOn w:val="DefaultParagraphFont"/>
    <w:link w:val="ListParagraph"/>
    <w:uiPriority w:val="34"/>
    <w:rsid w:val="00774AEE"/>
    <w:rPr>
      <w:lang w:val="hr-HR"/>
    </w:rPr>
  </w:style>
  <w:style w:type="character" w:customStyle="1" w:styleId="stilstilChar">
    <w:name w:val="stilstil Char"/>
    <w:basedOn w:val="ListParagraphChar"/>
    <w:link w:val="stilstil"/>
    <w:rsid w:val="00216A6B"/>
    <w:rPr>
      <w:rFonts w:ascii="Arial" w:eastAsiaTheme="majorEastAsia" w:hAnsi="Arial" w:cstheme="majorBidi"/>
      <w:b/>
      <w:color w:val="000000" w:themeColor="text1"/>
      <w:sz w:val="32"/>
      <w:szCs w:val="32"/>
      <w:lang w:val="hr-HR"/>
    </w:rPr>
  </w:style>
  <w:style w:type="character" w:customStyle="1" w:styleId="Heading1Char">
    <w:name w:val="Heading 1 Char"/>
    <w:basedOn w:val="DefaultParagraphFont"/>
    <w:link w:val="Heading1"/>
    <w:uiPriority w:val="9"/>
    <w:rsid w:val="00774AEE"/>
    <w:rPr>
      <w:rFonts w:asciiTheme="majorHAnsi" w:eastAsiaTheme="majorEastAsia" w:hAnsiTheme="majorHAnsi" w:cstheme="majorBidi"/>
      <w:color w:val="2E74B5" w:themeColor="accent1" w:themeShade="BF"/>
      <w:sz w:val="32"/>
      <w:szCs w:val="32"/>
      <w:lang w:val="hr-HR"/>
    </w:rPr>
  </w:style>
  <w:style w:type="character" w:customStyle="1" w:styleId="podnaslovstilstilChar">
    <w:name w:val="podnaslov stilstil Char"/>
    <w:basedOn w:val="DefaultParagraphFont"/>
    <w:link w:val="podnaslovstilstil"/>
    <w:rsid w:val="00161EE3"/>
    <w:rPr>
      <w:rFonts w:ascii="Arial" w:hAnsi="Arial" w:cs="Arial"/>
      <w:sz w:val="24"/>
      <w:szCs w:val="24"/>
      <w:lang w:val="hr-HR"/>
    </w:rPr>
  </w:style>
  <w:style w:type="paragraph" w:styleId="TOCHeading">
    <w:name w:val="TOC Heading"/>
    <w:basedOn w:val="Heading1"/>
    <w:next w:val="Normal"/>
    <w:uiPriority w:val="39"/>
    <w:unhideWhenUsed/>
    <w:qFormat/>
    <w:rsid w:val="00070E24"/>
    <w:pPr>
      <w:outlineLvl w:val="9"/>
    </w:pPr>
    <w:rPr>
      <w:lang w:val="en-US"/>
    </w:rPr>
  </w:style>
  <w:style w:type="paragraph" w:styleId="TOC1">
    <w:name w:val="toc 1"/>
    <w:basedOn w:val="Normal"/>
    <w:next w:val="Normal"/>
    <w:autoRedefine/>
    <w:uiPriority w:val="39"/>
    <w:unhideWhenUsed/>
    <w:rsid w:val="00070E24"/>
    <w:pPr>
      <w:spacing w:after="100"/>
    </w:pPr>
  </w:style>
  <w:style w:type="character" w:styleId="Hyperlink">
    <w:name w:val="Hyperlink"/>
    <w:basedOn w:val="DefaultParagraphFont"/>
    <w:uiPriority w:val="99"/>
    <w:unhideWhenUsed/>
    <w:rsid w:val="00070E24"/>
    <w:rPr>
      <w:color w:val="0563C1" w:themeColor="hyperlink"/>
      <w:u w:val="single"/>
    </w:rPr>
  </w:style>
  <w:style w:type="paragraph" w:styleId="Header">
    <w:name w:val="header"/>
    <w:basedOn w:val="Normal"/>
    <w:link w:val="HeaderChar"/>
    <w:uiPriority w:val="99"/>
    <w:unhideWhenUsed/>
    <w:rsid w:val="00BC1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E7F"/>
    <w:rPr>
      <w:lang w:val="hr-HR"/>
    </w:rPr>
  </w:style>
  <w:style w:type="paragraph" w:styleId="Footer">
    <w:name w:val="footer"/>
    <w:basedOn w:val="Normal"/>
    <w:link w:val="FooterChar"/>
    <w:uiPriority w:val="99"/>
    <w:unhideWhenUsed/>
    <w:rsid w:val="00BC1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E7F"/>
    <w:rPr>
      <w:lang w:val="hr-HR"/>
    </w:rPr>
  </w:style>
  <w:style w:type="paragraph" w:styleId="Caption">
    <w:name w:val="caption"/>
    <w:basedOn w:val="Normal"/>
    <w:next w:val="Normal"/>
    <w:uiPriority w:val="35"/>
    <w:unhideWhenUsed/>
    <w:qFormat/>
    <w:rsid w:val="00842B4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00B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B18"/>
    <w:rPr>
      <w:rFonts w:ascii="Segoe UI" w:hAnsi="Segoe UI" w:cs="Segoe UI"/>
      <w:sz w:val="18"/>
      <w:szCs w:val="18"/>
      <w:lang w:val="hr-HR"/>
    </w:rPr>
  </w:style>
  <w:style w:type="table" w:styleId="TableGrid">
    <w:name w:val="Table Grid"/>
    <w:basedOn w:val="TableNormal"/>
    <w:uiPriority w:val="39"/>
    <w:rsid w:val="00EE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7321F"/>
  </w:style>
  <w:style w:type="character" w:styleId="CommentReference">
    <w:name w:val="annotation reference"/>
    <w:basedOn w:val="DefaultParagraphFont"/>
    <w:uiPriority w:val="99"/>
    <w:semiHidden/>
    <w:unhideWhenUsed/>
    <w:rsid w:val="00030705"/>
    <w:rPr>
      <w:sz w:val="16"/>
      <w:szCs w:val="16"/>
    </w:rPr>
  </w:style>
  <w:style w:type="paragraph" w:styleId="CommentText">
    <w:name w:val="annotation text"/>
    <w:basedOn w:val="Normal"/>
    <w:link w:val="CommentTextChar"/>
    <w:uiPriority w:val="99"/>
    <w:semiHidden/>
    <w:unhideWhenUsed/>
    <w:rsid w:val="00030705"/>
    <w:pPr>
      <w:spacing w:line="240" w:lineRule="auto"/>
    </w:pPr>
    <w:rPr>
      <w:sz w:val="20"/>
      <w:szCs w:val="20"/>
    </w:rPr>
  </w:style>
  <w:style w:type="character" w:customStyle="1" w:styleId="CommentTextChar">
    <w:name w:val="Comment Text Char"/>
    <w:basedOn w:val="DefaultParagraphFont"/>
    <w:link w:val="CommentText"/>
    <w:uiPriority w:val="99"/>
    <w:semiHidden/>
    <w:rsid w:val="00030705"/>
    <w:rPr>
      <w:sz w:val="20"/>
      <w:szCs w:val="20"/>
      <w:lang w:val="hr-HR"/>
    </w:rPr>
  </w:style>
  <w:style w:type="paragraph" w:styleId="CommentSubject">
    <w:name w:val="annotation subject"/>
    <w:basedOn w:val="CommentText"/>
    <w:next w:val="CommentText"/>
    <w:link w:val="CommentSubjectChar"/>
    <w:uiPriority w:val="99"/>
    <w:semiHidden/>
    <w:unhideWhenUsed/>
    <w:rsid w:val="00030705"/>
    <w:rPr>
      <w:b/>
      <w:bCs/>
    </w:rPr>
  </w:style>
  <w:style w:type="character" w:customStyle="1" w:styleId="CommentSubjectChar">
    <w:name w:val="Comment Subject Char"/>
    <w:basedOn w:val="CommentTextChar"/>
    <w:link w:val="CommentSubject"/>
    <w:uiPriority w:val="99"/>
    <w:semiHidden/>
    <w:rsid w:val="00030705"/>
    <w:rPr>
      <w:b/>
      <w:bCs/>
      <w:sz w:val="20"/>
      <w:szCs w:val="20"/>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1429">
      <w:bodyDiv w:val="1"/>
      <w:marLeft w:val="0"/>
      <w:marRight w:val="0"/>
      <w:marTop w:val="0"/>
      <w:marBottom w:val="0"/>
      <w:divBdr>
        <w:top w:val="none" w:sz="0" w:space="0" w:color="auto"/>
        <w:left w:val="none" w:sz="0" w:space="0" w:color="auto"/>
        <w:bottom w:val="none" w:sz="0" w:space="0" w:color="auto"/>
        <w:right w:val="none" w:sz="0" w:space="0" w:color="auto"/>
      </w:divBdr>
    </w:div>
    <w:div w:id="294337394">
      <w:bodyDiv w:val="1"/>
      <w:marLeft w:val="0"/>
      <w:marRight w:val="0"/>
      <w:marTop w:val="0"/>
      <w:marBottom w:val="0"/>
      <w:divBdr>
        <w:top w:val="none" w:sz="0" w:space="0" w:color="auto"/>
        <w:left w:val="none" w:sz="0" w:space="0" w:color="auto"/>
        <w:bottom w:val="none" w:sz="0" w:space="0" w:color="auto"/>
        <w:right w:val="none" w:sz="0" w:space="0" w:color="auto"/>
      </w:divBdr>
    </w:div>
    <w:div w:id="413749160">
      <w:bodyDiv w:val="1"/>
      <w:marLeft w:val="0"/>
      <w:marRight w:val="0"/>
      <w:marTop w:val="0"/>
      <w:marBottom w:val="0"/>
      <w:divBdr>
        <w:top w:val="none" w:sz="0" w:space="0" w:color="auto"/>
        <w:left w:val="none" w:sz="0" w:space="0" w:color="auto"/>
        <w:bottom w:val="none" w:sz="0" w:space="0" w:color="auto"/>
        <w:right w:val="none" w:sz="0" w:space="0" w:color="auto"/>
      </w:divBdr>
    </w:div>
    <w:div w:id="464978796">
      <w:bodyDiv w:val="1"/>
      <w:marLeft w:val="0"/>
      <w:marRight w:val="0"/>
      <w:marTop w:val="0"/>
      <w:marBottom w:val="0"/>
      <w:divBdr>
        <w:top w:val="none" w:sz="0" w:space="0" w:color="auto"/>
        <w:left w:val="none" w:sz="0" w:space="0" w:color="auto"/>
        <w:bottom w:val="none" w:sz="0" w:space="0" w:color="auto"/>
        <w:right w:val="none" w:sz="0" w:space="0" w:color="auto"/>
      </w:divBdr>
    </w:div>
    <w:div w:id="614949017">
      <w:bodyDiv w:val="1"/>
      <w:marLeft w:val="0"/>
      <w:marRight w:val="0"/>
      <w:marTop w:val="0"/>
      <w:marBottom w:val="0"/>
      <w:divBdr>
        <w:top w:val="none" w:sz="0" w:space="0" w:color="auto"/>
        <w:left w:val="none" w:sz="0" w:space="0" w:color="auto"/>
        <w:bottom w:val="none" w:sz="0" w:space="0" w:color="auto"/>
        <w:right w:val="none" w:sz="0" w:space="0" w:color="auto"/>
      </w:divBdr>
    </w:div>
    <w:div w:id="658576473">
      <w:bodyDiv w:val="1"/>
      <w:marLeft w:val="0"/>
      <w:marRight w:val="0"/>
      <w:marTop w:val="0"/>
      <w:marBottom w:val="0"/>
      <w:divBdr>
        <w:top w:val="none" w:sz="0" w:space="0" w:color="auto"/>
        <w:left w:val="none" w:sz="0" w:space="0" w:color="auto"/>
        <w:bottom w:val="none" w:sz="0" w:space="0" w:color="auto"/>
        <w:right w:val="none" w:sz="0" w:space="0" w:color="auto"/>
      </w:divBdr>
    </w:div>
    <w:div w:id="686835127">
      <w:bodyDiv w:val="1"/>
      <w:marLeft w:val="0"/>
      <w:marRight w:val="0"/>
      <w:marTop w:val="0"/>
      <w:marBottom w:val="0"/>
      <w:divBdr>
        <w:top w:val="none" w:sz="0" w:space="0" w:color="auto"/>
        <w:left w:val="none" w:sz="0" w:space="0" w:color="auto"/>
        <w:bottom w:val="none" w:sz="0" w:space="0" w:color="auto"/>
        <w:right w:val="none" w:sz="0" w:space="0" w:color="auto"/>
      </w:divBdr>
    </w:div>
    <w:div w:id="723335530">
      <w:bodyDiv w:val="1"/>
      <w:marLeft w:val="0"/>
      <w:marRight w:val="0"/>
      <w:marTop w:val="0"/>
      <w:marBottom w:val="0"/>
      <w:divBdr>
        <w:top w:val="none" w:sz="0" w:space="0" w:color="auto"/>
        <w:left w:val="none" w:sz="0" w:space="0" w:color="auto"/>
        <w:bottom w:val="none" w:sz="0" w:space="0" w:color="auto"/>
        <w:right w:val="none" w:sz="0" w:space="0" w:color="auto"/>
      </w:divBdr>
    </w:div>
    <w:div w:id="933585282">
      <w:bodyDiv w:val="1"/>
      <w:marLeft w:val="0"/>
      <w:marRight w:val="0"/>
      <w:marTop w:val="0"/>
      <w:marBottom w:val="0"/>
      <w:divBdr>
        <w:top w:val="none" w:sz="0" w:space="0" w:color="auto"/>
        <w:left w:val="none" w:sz="0" w:space="0" w:color="auto"/>
        <w:bottom w:val="none" w:sz="0" w:space="0" w:color="auto"/>
        <w:right w:val="none" w:sz="0" w:space="0" w:color="auto"/>
      </w:divBdr>
    </w:div>
    <w:div w:id="999042462">
      <w:bodyDiv w:val="1"/>
      <w:marLeft w:val="0"/>
      <w:marRight w:val="0"/>
      <w:marTop w:val="0"/>
      <w:marBottom w:val="0"/>
      <w:divBdr>
        <w:top w:val="none" w:sz="0" w:space="0" w:color="auto"/>
        <w:left w:val="none" w:sz="0" w:space="0" w:color="auto"/>
        <w:bottom w:val="none" w:sz="0" w:space="0" w:color="auto"/>
        <w:right w:val="none" w:sz="0" w:space="0" w:color="auto"/>
      </w:divBdr>
    </w:div>
    <w:div w:id="1135682415">
      <w:bodyDiv w:val="1"/>
      <w:marLeft w:val="0"/>
      <w:marRight w:val="0"/>
      <w:marTop w:val="0"/>
      <w:marBottom w:val="0"/>
      <w:divBdr>
        <w:top w:val="none" w:sz="0" w:space="0" w:color="auto"/>
        <w:left w:val="none" w:sz="0" w:space="0" w:color="auto"/>
        <w:bottom w:val="none" w:sz="0" w:space="0" w:color="auto"/>
        <w:right w:val="none" w:sz="0" w:space="0" w:color="auto"/>
      </w:divBdr>
    </w:div>
    <w:div w:id="1165390152">
      <w:bodyDiv w:val="1"/>
      <w:marLeft w:val="0"/>
      <w:marRight w:val="0"/>
      <w:marTop w:val="0"/>
      <w:marBottom w:val="0"/>
      <w:divBdr>
        <w:top w:val="none" w:sz="0" w:space="0" w:color="auto"/>
        <w:left w:val="none" w:sz="0" w:space="0" w:color="auto"/>
        <w:bottom w:val="none" w:sz="0" w:space="0" w:color="auto"/>
        <w:right w:val="none" w:sz="0" w:space="0" w:color="auto"/>
      </w:divBdr>
    </w:div>
    <w:div w:id="1174614806">
      <w:bodyDiv w:val="1"/>
      <w:marLeft w:val="0"/>
      <w:marRight w:val="0"/>
      <w:marTop w:val="0"/>
      <w:marBottom w:val="0"/>
      <w:divBdr>
        <w:top w:val="none" w:sz="0" w:space="0" w:color="auto"/>
        <w:left w:val="none" w:sz="0" w:space="0" w:color="auto"/>
        <w:bottom w:val="none" w:sz="0" w:space="0" w:color="auto"/>
        <w:right w:val="none" w:sz="0" w:space="0" w:color="auto"/>
      </w:divBdr>
    </w:div>
    <w:div w:id="1359159784">
      <w:bodyDiv w:val="1"/>
      <w:marLeft w:val="0"/>
      <w:marRight w:val="0"/>
      <w:marTop w:val="0"/>
      <w:marBottom w:val="0"/>
      <w:divBdr>
        <w:top w:val="none" w:sz="0" w:space="0" w:color="auto"/>
        <w:left w:val="none" w:sz="0" w:space="0" w:color="auto"/>
        <w:bottom w:val="none" w:sz="0" w:space="0" w:color="auto"/>
        <w:right w:val="none" w:sz="0" w:space="0" w:color="auto"/>
      </w:divBdr>
    </w:div>
    <w:div w:id="1521628943">
      <w:bodyDiv w:val="1"/>
      <w:marLeft w:val="0"/>
      <w:marRight w:val="0"/>
      <w:marTop w:val="0"/>
      <w:marBottom w:val="0"/>
      <w:divBdr>
        <w:top w:val="none" w:sz="0" w:space="0" w:color="auto"/>
        <w:left w:val="none" w:sz="0" w:space="0" w:color="auto"/>
        <w:bottom w:val="none" w:sz="0" w:space="0" w:color="auto"/>
        <w:right w:val="none" w:sz="0" w:space="0" w:color="auto"/>
      </w:divBdr>
    </w:div>
    <w:div w:id="1540245937">
      <w:bodyDiv w:val="1"/>
      <w:marLeft w:val="0"/>
      <w:marRight w:val="0"/>
      <w:marTop w:val="0"/>
      <w:marBottom w:val="0"/>
      <w:divBdr>
        <w:top w:val="none" w:sz="0" w:space="0" w:color="auto"/>
        <w:left w:val="none" w:sz="0" w:space="0" w:color="auto"/>
        <w:bottom w:val="none" w:sz="0" w:space="0" w:color="auto"/>
        <w:right w:val="none" w:sz="0" w:space="0" w:color="auto"/>
      </w:divBdr>
    </w:div>
    <w:div w:id="1887527412">
      <w:bodyDiv w:val="1"/>
      <w:marLeft w:val="0"/>
      <w:marRight w:val="0"/>
      <w:marTop w:val="0"/>
      <w:marBottom w:val="0"/>
      <w:divBdr>
        <w:top w:val="none" w:sz="0" w:space="0" w:color="auto"/>
        <w:left w:val="none" w:sz="0" w:space="0" w:color="auto"/>
        <w:bottom w:val="none" w:sz="0" w:space="0" w:color="auto"/>
        <w:right w:val="none" w:sz="0" w:space="0" w:color="auto"/>
      </w:divBdr>
    </w:div>
    <w:div w:id="1931619878">
      <w:bodyDiv w:val="1"/>
      <w:marLeft w:val="0"/>
      <w:marRight w:val="0"/>
      <w:marTop w:val="0"/>
      <w:marBottom w:val="0"/>
      <w:divBdr>
        <w:top w:val="none" w:sz="0" w:space="0" w:color="auto"/>
        <w:left w:val="none" w:sz="0" w:space="0" w:color="auto"/>
        <w:bottom w:val="none" w:sz="0" w:space="0" w:color="auto"/>
        <w:right w:val="none" w:sz="0" w:space="0" w:color="auto"/>
      </w:divBdr>
    </w:div>
    <w:div w:id="1996256895">
      <w:bodyDiv w:val="1"/>
      <w:marLeft w:val="0"/>
      <w:marRight w:val="0"/>
      <w:marTop w:val="0"/>
      <w:marBottom w:val="0"/>
      <w:divBdr>
        <w:top w:val="none" w:sz="0" w:space="0" w:color="auto"/>
        <w:left w:val="none" w:sz="0" w:space="0" w:color="auto"/>
        <w:bottom w:val="none" w:sz="0" w:space="0" w:color="auto"/>
        <w:right w:val="none" w:sz="0" w:space="0" w:color="auto"/>
      </w:divBdr>
    </w:div>
    <w:div w:id="204821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AE206-51D2-450F-935E-45C49BB56E6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Ger</b:Tag>
    <b:SourceType>Report</b:SourceType>
    <b:Guid>{F1A5093D-3874-4C28-9C6A-014B6C551B3D}</b:Guid>
    <b:Author>
      <b:Author>
        <b:NameList>
          <b:Person>
            <b:Last>Gerhard Weiß</b:Last>
            <b:First>Christopher</b:First>
            <b:Middle>Wetzler, Ewald von Puttkamer</b:Middle>
          </b:Person>
        </b:NameList>
      </b:Author>
    </b:Author>
    <b:Title>Keeping Track of Position and Orientation of Moving Indoor Systems by Correlation of Range-Finder Scans</b:Title>
    <b:Publisher>University of Kaiserslautern</b:Publisher>
    <b:RefOrder>1</b:RefOrder>
  </b:Source>
  <b:Source>
    <b:Tag>GWe</b:Tag>
    <b:SourceType>Report</b:SourceType>
    <b:Guid>{0DD64307-B52E-44F3-B383-CF6A92110C42}</b:Guid>
    <b:Author>
      <b:Author>
        <b:NameList>
          <b:Person>
            <b:Last>G. Weiss</b:Last>
            <b:First>E.</b:First>
            <b:Middle>v. Puttkamper</b:Middle>
          </b:Person>
        </b:NameList>
      </b:Author>
    </b:Author>
    <b:Title>A map based on laserscans without geometric interpretation</b:Title>
    <b:Publisher>University of Kaiserslautern, Department for Computer Science, Research Group v. Puttkamer</b:Publisher>
    <b:City>Kaiserslautern, Germany</b:City>
    <b:RefOrder>2</b:RefOrder>
  </b:Source>
  <b:Source>
    <b:Tag>Wik</b:Tag>
    <b:SourceType>InternetSite</b:SourceType>
    <b:Guid>{0DEB650C-9B32-414D-A163-BD933175A01C}</b:Guid>
    <b:Title>Wikipedia</b:Title>
    <b:InternetSiteTitle>Robot Operating System</b:InternetSiteTitle>
    <b:URL>https://en.wikipedia.org/wiki/Robot_Operating_System</b:URL>
    <b:RefOrder>3</b:RefOrder>
  </b:Source>
  <b:Source>
    <b:Tag>Wik1</b:Tag>
    <b:SourceType>InternetSite</b:SourceType>
    <b:Guid>{1A564953-473B-48B6-A2D0-5CE04B51E69B}</b:Guid>
    <b:Title>Wikipedia</b:Title>
    <b:InternetSiteTitle>Odometry</b:InternetSiteTitle>
    <b:URL>https://en.wikipedia.org/wiki/Odometry</b:URL>
    <b:RefOrder>4</b:RefOrder>
  </b:Source>
  <b:Source>
    <b:Tag>Wik2</b:Tag>
    <b:SourceType>InternetSite</b:SourceType>
    <b:Guid>{B78CA00B-71D4-4E7C-8BE4-79528D851610}</b:Guid>
    <b:Title>Wikipedia</b:Title>
    <b:InternetSiteTitle>Polar coordinate system</b:InternetSiteTitle>
    <b:URL>https://en.wikipedia.org/wiki/Polar_coordinate_system</b:URL>
    <b:RefOrder>5</b:RefOrder>
  </b:Source>
  <b:Source>
    <b:Tag>Wik3</b:Tag>
    <b:SourceType>InternetSite</b:SourceType>
    <b:Guid>{F410A611-B1FE-4B66-8E2B-09CBEA04FCDA}</b:Guid>
    <b:Title>Wikipedia</b:Title>
    <b:InternetSiteTitle>Ubuntu</b:InternetSiteTitle>
    <b:URL>https://en.wikipedia.org/wiki/Ubuntu_(operating_system)</b:URL>
    <b:RefOrder>6</b:RefOrder>
  </b:Source>
  <b:Source>
    <b:Tag>Wik4</b:Tag>
    <b:SourceType>InternetSite</b:SourceType>
    <b:Guid>{069ED3EF-05AE-42B6-AE55-EC32A091B545}</b:Guid>
    <b:Title>Wikipedia</b:Title>
    <b:InternetSiteTitle>Quaternions and spatial rotation</b:InternetSiteTitle>
    <b:URL>https://en.wikipedia.org/wiki/Quaternions_and_spatial_rotation</b:URL>
    <b:RefOrder>7</b:RefOrder>
  </b:Source>
  <b:Source>
    <b:Tag>Wik5</b:Tag>
    <b:SourceType>InternetSite</b:SourceType>
    <b:Guid>{661CC954-B728-41AE-BFB1-BFEFAD466FF3}</b:Guid>
    <b:Title>Wikipedia</b:Title>
    <b:InternetSiteTitle>Quaternion</b:InternetSiteTitle>
    <b:URL>https://en.wikipedia.org/wiki/Quaternion</b:URL>
    <b:RefOrder>8</b:RefOrder>
  </b:Source>
  <b:Source>
    <b:Tag>Tho02</b:Tag>
    <b:SourceType>Report</b:SourceType>
    <b:Guid>{8976BEC3-B4C7-4C5A-99DE-45E0615A68F6}</b:Guid>
    <b:Author>
      <b:Author>
        <b:NameList>
          <b:Person>
            <b:Last>Röfer</b:Last>
            <b:First>Thomas</b:First>
          </b:Person>
        </b:NameList>
      </b:Author>
    </b:Author>
    <b:Title>Using Histogram Correlation to Create Consistent Laser Scan Maps</b:Title>
    <b:Year>2002</b:Year>
    <b:Publisher>Bremer Institut für Sichere Systeme, TZI, FB3, Universität Bremen</b:Publisher>
    <b:City>Bremen, Germany</b:City>
    <b:RefOrder>9</b:RefOrder>
  </b:Source>
  <b:Source>
    <b:Tag>And</b:Tag>
    <b:SourceType>Report</b:SourceType>
    <b:Guid>{09F2BDFD-EF86-44F4-B290-3B412B46568B}</b:Guid>
    <b:Author>
      <b:Author>
        <b:NameList>
          <b:Person>
            <b:Last>Nuchter</b:Last>
            <b:First>Andreas</b:First>
          </b:Person>
        </b:NameList>
      </b:Author>
    </b:Author>
    <b:Title>Multi-Robot Localization and Mapping based on Signed Distance Functions</b:Title>
    <b:Publisher>Julius-Maximilians-University Wurzburg</b:Publisher>
    <b:City>Germany</b:City>
    <b:RefOrder>10</b:RefOrder>
  </b:Source>
  <b:Source>
    <b:Tag>Myo08</b:Tag>
    <b:SourceType>Report</b:SourceType>
    <b:Guid>{58CD3A45-94FA-4FEC-AC12-0E6E1D626DB6}</b:Guid>
    <b:Author>
      <b:Author>
        <b:NameList>
          <b:Person>
            <b:Last>Myoung-Ho Kim</b:Last>
            <b:First>Min</b:First>
            <b:Middle>Kim, Kwae-Hi Lee</b:Middle>
          </b:Person>
        </b:NameList>
      </b:Author>
    </b:Author>
    <b:Title>Localization Method Using Vector-Histogram</b:Title>
    <b:Year>2008</b:Year>
    <b:Publisher>Department of Electrical Engineering, Sogang University,</b:Publisher>
    <b:City>Seoul, Korea</b:City>
    <b:RefOrder>11</b:RefOrder>
  </b:Source>
  <b:Source>
    <b:Tag>Mic07</b:Tag>
    <b:SourceType>Report</b:SourceType>
    <b:Guid>{1356476B-9A38-4950-BC69-733D41DFF8C0}</b:Guid>
    <b:Author>
      <b:Author>
        <b:NameList>
          <b:Person>
            <b:Last>Michael Bosse</b:Last>
            <b:First>Jonathan</b:First>
            <b:Middle>Roberts</b:Middle>
          </b:Person>
        </b:NameList>
      </b:Author>
    </b:Author>
    <b:Title>Histogram Matching and Global Initialization for Laser-only SLAM in Large Unstructured Environments</b:Title>
    <b:Year>2007</b:Year>
    <b:Publisher>Autonomous Systems Laboratory, CSIRO ICT Centre</b:Publisher>
    <b:City>Kenmore, Australia</b:City>
    <b:RefOrder>12</b:RefOrder>
  </b:Source>
  <b:Source>
    <b:Tag>JBo98</b:Tag>
    <b:SourceType>Report</b:SourceType>
    <b:Guid>{E3FE4F18-0420-4B22-99A9-64AFED922F90}</b:Guid>
    <b:Author>
      <b:Author>
        <b:NameList>
          <b:Person>
            <b:Last>J. Borenstein</b:Last>
            <b:First>H.</b:First>
            <b:Middle>R. Everett , L. Feng</b:Middle>
          </b:Person>
        </b:NameList>
      </b:Author>
    </b:Author>
    <b:Title>Where am I? Sensors and Methods for Mobile Robot Positioning</b:Title>
    <b:Year>1998</b:Year>
    <b:Publisher>University of Michigan</b:Publisher>
    <b:City>Michigan</b:City>
    <b:RefOrder>13</b:RefOrder>
  </b:Source>
  <b:Source>
    <b:Tag>Edo07</b:Tag>
    <b:SourceType>Report</b:SourceType>
    <b:Guid>{234D531E-B97F-4A22-9BDE-468FC4AE0235}</b:Guid>
    <b:Author>
      <b:Author>
        <b:NameList>
          <b:Person>
            <b:Last>Edouard Ivanjko</b:Last>
            <b:First>Bojana</b:First>
            <b:Middle>Dalbelo-Bašić, Ivan Petrović</b:Middle>
          </b:Person>
        </b:NameList>
      </b:Author>
    </b:Author>
    <b:Title>Correlation Based Approach to Mobile Pose Robot Tracking in Unknown Environments</b:Title>
    <b:Year>2007</b:Year>
    <b:Publisher>Faculty of Electrical Engineering and Computing, University of Zagreb</b:Publisher>
    <b:City>Zagreb</b:City>
    <b:RefOrder>14</b:RefOrder>
  </b:Source>
</b:Sources>
</file>

<file path=customXml/itemProps1.xml><?xml version="1.0" encoding="utf-8"?>
<ds:datastoreItem xmlns:ds="http://schemas.openxmlformats.org/officeDocument/2006/customXml" ds:itemID="{A967890C-FFFE-4C53-A168-1048A6143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42</Pages>
  <Words>5321</Words>
  <Characters>30334</Characters>
  <Application>Microsoft Office Word</Application>
  <DocSecurity>0</DocSecurity>
  <Lines>252</Lines>
  <Paragraphs>71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Vukić</dc:creator>
  <cp:keywords/>
  <dc:description/>
  <cp:lastModifiedBy>Ivan Marković</cp:lastModifiedBy>
  <cp:revision>17</cp:revision>
  <cp:lastPrinted>2017-05-31T16:16:00Z</cp:lastPrinted>
  <dcterms:created xsi:type="dcterms:W3CDTF">2017-05-31T16:32:00Z</dcterms:created>
  <dcterms:modified xsi:type="dcterms:W3CDTF">2017-06-05T08:10:00Z</dcterms:modified>
</cp:coreProperties>
</file>